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C8064" w14:textId="77777777" w:rsidR="0011273D" w:rsidRPr="00B67533" w:rsidRDefault="0011273D" w:rsidP="0011273D">
      <w:pPr>
        <w:pStyle w:val="Preliminary"/>
        <w:rPr>
          <w:rFonts w:asciiTheme="majorHAnsi" w:hAnsiTheme="majorHAnsi"/>
        </w:rPr>
      </w:pPr>
    </w:p>
    <w:p w14:paraId="6A86751C" w14:textId="77777777" w:rsidR="0011273D" w:rsidRPr="00B67533" w:rsidRDefault="0011273D" w:rsidP="0011273D">
      <w:pPr>
        <w:pStyle w:val="Body"/>
        <w:rPr>
          <w:rFonts w:asciiTheme="majorHAnsi" w:hAnsiTheme="majorHAnsi"/>
        </w:rPr>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11273D" w:rsidRPr="00B67533" w14:paraId="51C5623C" w14:textId="77777777" w:rsidTr="00E172BE">
        <w:trPr>
          <w:trHeight w:val="9360"/>
        </w:trPr>
        <w:tc>
          <w:tcPr>
            <w:tcW w:w="9378" w:type="dxa"/>
          </w:tcPr>
          <w:p w14:paraId="4347ABE2" w14:textId="77777777" w:rsidR="0011273D" w:rsidRPr="00B67533" w:rsidRDefault="0011273D" w:rsidP="00E172BE">
            <w:pPr>
              <w:pStyle w:val="BookTitle1"/>
              <w:tabs>
                <w:tab w:val="left" w:pos="936"/>
                <w:tab w:val="left" w:pos="2700"/>
              </w:tabs>
              <w:ind w:left="0" w:right="864"/>
              <w:jc w:val="both"/>
              <w:rPr>
                <w:rFonts w:asciiTheme="majorHAnsi" w:hAnsiTheme="majorHAnsi"/>
                <w:sz w:val="48"/>
              </w:rPr>
            </w:pPr>
          </w:p>
          <w:p w14:paraId="365BEBC6" w14:textId="48071815" w:rsidR="00B67533" w:rsidRPr="00316E41" w:rsidRDefault="00153B8D" w:rsidP="00B67533">
            <w:pPr>
              <w:pStyle w:val="DocumentTitle"/>
              <w:rPr>
                <w:szCs w:val="48"/>
              </w:rPr>
            </w:pPr>
            <w:r w:rsidRPr="004905AC">
              <w:rPr>
                <w:rFonts w:ascii="Palatino Linotype" w:hAnsi="Palatino Linotype"/>
              </w:rPr>
              <w:t xml:space="preserve">NetSpeed </w:t>
            </w:r>
            <w:r w:rsidR="00446027">
              <w:rPr>
                <w:rFonts w:ascii="Palatino Linotype" w:hAnsi="Palatino Linotype"/>
              </w:rPr>
              <w:t>Gemini</w:t>
            </w:r>
            <w:r w:rsidRPr="004905AC">
              <w:rPr>
                <w:rFonts w:ascii="Palatino Linotype" w:hAnsi="Palatino Linotype"/>
              </w:rPr>
              <w:t xml:space="preserve"> NoC Physical Design Guidelines</w:t>
            </w:r>
            <w:r w:rsidRPr="00316E41">
              <w:rPr>
                <w:szCs w:val="48"/>
              </w:rPr>
              <w:t xml:space="preserve"> </w:t>
            </w:r>
            <w:r w:rsidR="00B67533" w:rsidRPr="00316E41">
              <w:rPr>
                <w:szCs w:val="48"/>
              </w:rPr>
              <w:t xml:space="preserve"> </w:t>
            </w:r>
          </w:p>
          <w:p w14:paraId="4800A213" w14:textId="07AC2476" w:rsidR="00316E41" w:rsidRDefault="00316E41" w:rsidP="00316E41">
            <w:pPr>
              <w:pStyle w:val="DocumentRevision"/>
              <w:rPr>
                <w:rFonts w:asciiTheme="majorHAnsi" w:hAnsiTheme="majorHAnsi"/>
              </w:rPr>
            </w:pPr>
            <w:r w:rsidRPr="00EE31F6">
              <w:rPr>
                <w:rFonts w:asciiTheme="majorHAnsi" w:hAnsiTheme="majorHAnsi"/>
              </w:rPr>
              <w:t xml:space="preserve">Version:  </w:t>
            </w:r>
            <w:r w:rsidR="00446027">
              <w:rPr>
                <w:rFonts w:asciiTheme="majorHAnsi" w:hAnsiTheme="majorHAnsi"/>
              </w:rPr>
              <w:t>GEMINI-</w:t>
            </w:r>
            <w:del w:id="0" w:author="Anush Mohandass" w:date="2016-04-16T09:52:00Z">
              <w:r w:rsidR="00446027" w:rsidDel="006F24EE">
                <w:rPr>
                  <w:rFonts w:asciiTheme="majorHAnsi" w:hAnsiTheme="majorHAnsi"/>
                </w:rPr>
                <w:delText>15.10</w:delText>
              </w:r>
            </w:del>
            <w:ins w:id="1" w:author="Anush Mohandass" w:date="2016-04-16T09:52:00Z">
              <w:r w:rsidR="006F24EE">
                <w:rPr>
                  <w:rFonts w:asciiTheme="majorHAnsi" w:hAnsiTheme="majorHAnsi"/>
                </w:rPr>
                <w:t>16.04</w:t>
              </w:r>
            </w:ins>
          </w:p>
          <w:p w14:paraId="5B5692F6" w14:textId="29A9E6D9" w:rsidR="00316E41" w:rsidRPr="00080656" w:rsidRDefault="00EC1454" w:rsidP="00316E41">
            <w:pPr>
              <w:pStyle w:val="DocumentRevision"/>
              <w:rPr>
                <w:rFonts w:asciiTheme="majorHAnsi" w:hAnsiTheme="majorHAnsi"/>
                <w:b w:val="0"/>
                <w:sz w:val="22"/>
                <w:szCs w:val="22"/>
              </w:rPr>
            </w:pPr>
            <w:del w:id="2" w:author="Anush Mohandass" w:date="2016-04-16T09:52:00Z">
              <w:r w:rsidDel="006F24EE">
                <w:rPr>
                  <w:rFonts w:asciiTheme="majorHAnsi" w:hAnsiTheme="majorHAnsi"/>
                  <w:b w:val="0"/>
                  <w:sz w:val="22"/>
                  <w:szCs w:val="22"/>
                </w:rPr>
                <w:delText>November</w:delText>
              </w:r>
              <w:r w:rsidR="00446027" w:rsidDel="006F24EE">
                <w:rPr>
                  <w:rFonts w:asciiTheme="majorHAnsi" w:hAnsiTheme="majorHAnsi"/>
                  <w:b w:val="0"/>
                  <w:sz w:val="22"/>
                  <w:szCs w:val="22"/>
                </w:rPr>
                <w:delText xml:space="preserve"> 5</w:delText>
              </w:r>
            </w:del>
            <w:ins w:id="3" w:author="Anush Mohandass" w:date="2016-04-16T09:52:00Z">
              <w:r w:rsidR="006F24EE">
                <w:rPr>
                  <w:rFonts w:asciiTheme="majorHAnsi" w:hAnsiTheme="majorHAnsi"/>
                  <w:b w:val="0"/>
                  <w:sz w:val="22"/>
                  <w:szCs w:val="22"/>
                </w:rPr>
                <w:t>April 15</w:t>
              </w:r>
            </w:ins>
            <w:r w:rsidR="00446027">
              <w:rPr>
                <w:rFonts w:asciiTheme="majorHAnsi" w:hAnsiTheme="majorHAnsi"/>
                <w:b w:val="0"/>
                <w:sz w:val="22"/>
                <w:szCs w:val="22"/>
              </w:rPr>
              <w:t>, 201</w:t>
            </w:r>
            <w:ins w:id="4" w:author="Anush Mohandass" w:date="2016-04-16T09:52:00Z">
              <w:r w:rsidR="006F24EE">
                <w:rPr>
                  <w:rFonts w:asciiTheme="majorHAnsi" w:hAnsiTheme="majorHAnsi"/>
                  <w:b w:val="0"/>
                  <w:sz w:val="22"/>
                  <w:szCs w:val="22"/>
                </w:rPr>
                <w:t>6</w:t>
              </w:r>
            </w:ins>
            <w:del w:id="5" w:author="Anush Mohandass" w:date="2016-04-16T09:52:00Z">
              <w:r w:rsidR="00446027" w:rsidDel="006F24EE">
                <w:rPr>
                  <w:rFonts w:asciiTheme="majorHAnsi" w:hAnsiTheme="majorHAnsi"/>
                  <w:b w:val="0"/>
                  <w:sz w:val="22"/>
                  <w:szCs w:val="22"/>
                </w:rPr>
                <w:delText>5</w:delText>
              </w:r>
            </w:del>
          </w:p>
          <w:p w14:paraId="6C353F2C" w14:textId="68329693" w:rsidR="0011273D" w:rsidRPr="00B67533" w:rsidRDefault="0011273D" w:rsidP="00E172BE">
            <w:pPr>
              <w:pStyle w:val="Exar"/>
              <w:rPr>
                <w:rFonts w:asciiTheme="majorHAnsi" w:hAnsiTheme="majorHAnsi"/>
              </w:rPr>
            </w:pPr>
          </w:p>
        </w:tc>
      </w:tr>
    </w:tbl>
    <w:p w14:paraId="1C567D54" w14:textId="77777777" w:rsidR="0011273D" w:rsidRPr="00B67533" w:rsidRDefault="0011273D" w:rsidP="0011273D">
      <w:pPr>
        <w:pStyle w:val="Body"/>
        <w:rPr>
          <w:rFonts w:asciiTheme="majorHAnsi" w:hAnsiTheme="majorHAnsi"/>
        </w:rPr>
      </w:pPr>
    </w:p>
    <w:p w14:paraId="3D12B7B6" w14:textId="77777777" w:rsidR="0011273D" w:rsidRPr="00B67533" w:rsidRDefault="0011273D" w:rsidP="0011273D">
      <w:pPr>
        <w:pStyle w:val="Body"/>
        <w:rPr>
          <w:rFonts w:asciiTheme="majorHAnsi" w:hAnsiTheme="majorHAnsi"/>
        </w:rPr>
      </w:pPr>
    </w:p>
    <w:p w14:paraId="121EA3CD" w14:textId="77777777" w:rsidR="0011273D" w:rsidRPr="00B67533" w:rsidRDefault="0011273D" w:rsidP="0011273D">
      <w:pPr>
        <w:pStyle w:val="Body"/>
        <w:tabs>
          <w:tab w:val="clear" w:pos="2700"/>
          <w:tab w:val="left" w:pos="1310"/>
        </w:tabs>
        <w:rPr>
          <w:rFonts w:asciiTheme="majorHAnsi" w:hAnsiTheme="majorHAnsi"/>
        </w:rPr>
      </w:pPr>
      <w:r w:rsidRPr="00B67533">
        <w:rPr>
          <w:rFonts w:asciiTheme="majorHAnsi" w:hAnsiTheme="majorHAnsi"/>
        </w:rPr>
        <w:tab/>
      </w:r>
    </w:p>
    <w:p w14:paraId="3C7EAB6A" w14:textId="77777777" w:rsidR="0011273D" w:rsidRPr="00B67533" w:rsidRDefault="0011273D" w:rsidP="0011273D">
      <w:pPr>
        <w:pStyle w:val="Body"/>
        <w:rPr>
          <w:rFonts w:asciiTheme="majorHAnsi" w:hAnsiTheme="majorHAnsi"/>
        </w:rPr>
      </w:pPr>
    </w:p>
    <w:p w14:paraId="1AECA943" w14:textId="77777777" w:rsidR="0011273D" w:rsidRPr="00B67533" w:rsidRDefault="0011273D" w:rsidP="0011273D">
      <w:pPr>
        <w:pStyle w:val="Body"/>
        <w:rPr>
          <w:rFonts w:asciiTheme="majorHAnsi" w:hAnsiTheme="majorHAnsi"/>
        </w:rPr>
      </w:pPr>
    </w:p>
    <w:p w14:paraId="6B47A8FA" w14:textId="7FD08242" w:rsidR="00316E41" w:rsidRPr="00BB2FA9" w:rsidRDefault="00153B8D" w:rsidP="00316E41">
      <w:pPr>
        <w:pStyle w:val="Title"/>
        <w:rPr>
          <w:sz w:val="40"/>
          <w:szCs w:val="22"/>
        </w:rPr>
      </w:pPr>
      <w:bookmarkStart w:id="6" w:name="_Toc395866855"/>
      <w:bookmarkStart w:id="7" w:name="_Toc373931284"/>
      <w:r w:rsidRPr="00153B8D">
        <w:rPr>
          <w:sz w:val="40"/>
          <w:szCs w:val="22"/>
        </w:rPr>
        <w:lastRenderedPageBreak/>
        <w:t xml:space="preserve">NetSpeed </w:t>
      </w:r>
      <w:r w:rsidR="00446027">
        <w:rPr>
          <w:sz w:val="40"/>
          <w:szCs w:val="22"/>
        </w:rPr>
        <w:t>Gemini</w:t>
      </w:r>
      <w:r w:rsidRPr="00153B8D">
        <w:rPr>
          <w:sz w:val="40"/>
          <w:szCs w:val="22"/>
        </w:rPr>
        <w:t xml:space="preserve"> NoC Physical Design Guidelines</w:t>
      </w:r>
    </w:p>
    <w:p w14:paraId="16D56286" w14:textId="77777777" w:rsidR="00316E41" w:rsidRPr="00BB2FA9" w:rsidRDefault="00316E41" w:rsidP="00316E41">
      <w:pPr>
        <w:pStyle w:val="HeadingPreface"/>
        <w:rPr>
          <w:rFonts w:asciiTheme="majorHAnsi" w:hAnsiTheme="majorHAnsi"/>
          <w:sz w:val="26"/>
        </w:rPr>
      </w:pPr>
      <w:bookmarkStart w:id="8" w:name="_Toc427326884"/>
      <w:bookmarkStart w:id="9" w:name="_Toc308595934"/>
      <w:bookmarkEnd w:id="6"/>
      <w:r w:rsidRPr="00BB2FA9">
        <w:rPr>
          <w:rFonts w:asciiTheme="majorHAnsi" w:hAnsiTheme="majorHAnsi"/>
          <w:sz w:val="26"/>
        </w:rPr>
        <w:t>About This Document</w:t>
      </w:r>
      <w:bookmarkEnd w:id="8"/>
      <w:bookmarkEnd w:id="9"/>
    </w:p>
    <w:p w14:paraId="13317A6F" w14:textId="1FDE6FD7" w:rsidR="00316E41" w:rsidRPr="00080656" w:rsidRDefault="00153B8D" w:rsidP="00316E41">
      <w:pPr>
        <w:pStyle w:val="Body"/>
        <w:rPr>
          <w:rFonts w:asciiTheme="majorHAnsi" w:hAnsiTheme="majorHAnsi"/>
          <w:szCs w:val="22"/>
        </w:rPr>
      </w:pPr>
      <w:r w:rsidRPr="004905AC">
        <w:rPr>
          <w:rFonts w:ascii="Palatino Linotype" w:hAnsi="Palatino Linotype"/>
        </w:rPr>
        <w:t>This document describes physical design guidelines for a NoC implementation. Using these guidelines the Physical Design and Integration teams can integrate and implement NoC design from a RTL which is auto generated by NocStudio to Synthesized netlist.</w:t>
      </w:r>
    </w:p>
    <w:p w14:paraId="6C32C04D" w14:textId="77777777" w:rsidR="00316E41" w:rsidRPr="00BB2FA9" w:rsidRDefault="00316E41" w:rsidP="00316E41">
      <w:pPr>
        <w:pStyle w:val="HeadingPreface"/>
        <w:rPr>
          <w:rFonts w:asciiTheme="majorHAnsi" w:hAnsiTheme="majorHAnsi"/>
          <w:sz w:val="26"/>
        </w:rPr>
      </w:pPr>
      <w:bookmarkStart w:id="10" w:name="_Toc427326885"/>
      <w:bookmarkStart w:id="11" w:name="_Toc308595935"/>
      <w:r w:rsidRPr="00BB2FA9">
        <w:rPr>
          <w:rFonts w:asciiTheme="majorHAnsi" w:hAnsiTheme="majorHAnsi"/>
          <w:sz w:val="26"/>
        </w:rPr>
        <w:t>Audience</w:t>
      </w:r>
      <w:bookmarkEnd w:id="10"/>
      <w:bookmarkEnd w:id="11"/>
      <w:r w:rsidRPr="00BB2FA9">
        <w:rPr>
          <w:rFonts w:asciiTheme="majorHAnsi" w:hAnsiTheme="majorHAnsi"/>
          <w:sz w:val="26"/>
        </w:rPr>
        <w:t xml:space="preserve"> </w:t>
      </w:r>
    </w:p>
    <w:p w14:paraId="72082ADA"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 xml:space="preserve">This document is intended for users of NocStudio: </w:t>
      </w:r>
    </w:p>
    <w:p w14:paraId="26B6FCDB" w14:textId="2329208E"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NoC </w:t>
      </w:r>
      <w:r w:rsidR="00153B8D">
        <w:rPr>
          <w:rFonts w:asciiTheme="majorHAnsi" w:hAnsiTheme="majorHAnsi"/>
        </w:rPr>
        <w:t>Integration and Physical Desisn teams</w:t>
      </w:r>
    </w:p>
    <w:p w14:paraId="7BD2ABEB" w14:textId="5C1A4962" w:rsidR="00153B8D" w:rsidRDefault="00153B8D" w:rsidP="00316E41">
      <w:pPr>
        <w:pStyle w:val="Bullet1"/>
        <w:spacing w:after="0"/>
        <w:rPr>
          <w:rFonts w:asciiTheme="majorHAnsi" w:hAnsiTheme="majorHAnsi"/>
        </w:rPr>
      </w:pPr>
      <w:r>
        <w:rPr>
          <w:rFonts w:asciiTheme="majorHAnsi" w:hAnsiTheme="majorHAnsi"/>
        </w:rPr>
        <w:t>NoC Designers</w:t>
      </w:r>
    </w:p>
    <w:p w14:paraId="300B9558" w14:textId="77777777" w:rsidR="00316E41" w:rsidRPr="00080656" w:rsidRDefault="00316E41" w:rsidP="00316E41">
      <w:pPr>
        <w:pStyle w:val="Bullet1"/>
        <w:spacing w:after="0"/>
        <w:rPr>
          <w:rFonts w:asciiTheme="majorHAnsi" w:hAnsiTheme="majorHAnsi"/>
        </w:rPr>
      </w:pPr>
      <w:r w:rsidRPr="00080656">
        <w:rPr>
          <w:rFonts w:asciiTheme="majorHAnsi" w:hAnsiTheme="majorHAnsi"/>
        </w:rPr>
        <w:t>SoC Designers</w:t>
      </w:r>
    </w:p>
    <w:p w14:paraId="42E4CF4D" w14:textId="77777777" w:rsidR="00316E41" w:rsidRPr="00BB2FA9" w:rsidRDefault="00316E41" w:rsidP="00316E41">
      <w:pPr>
        <w:pStyle w:val="HeadingPreface"/>
        <w:rPr>
          <w:rFonts w:asciiTheme="majorHAnsi" w:hAnsiTheme="majorHAnsi"/>
          <w:sz w:val="26"/>
        </w:rPr>
      </w:pPr>
      <w:bookmarkStart w:id="12" w:name="_Toc378951146"/>
      <w:bookmarkStart w:id="13" w:name="_Toc407201510"/>
      <w:bookmarkStart w:id="14" w:name="_Toc427326886"/>
      <w:bookmarkStart w:id="15" w:name="_Toc308595936"/>
      <w:r w:rsidRPr="00BB2FA9">
        <w:rPr>
          <w:rFonts w:asciiTheme="majorHAnsi" w:hAnsiTheme="majorHAnsi"/>
          <w:sz w:val="26"/>
        </w:rPr>
        <w:t>Prerequisite</w:t>
      </w:r>
      <w:bookmarkEnd w:id="12"/>
      <w:bookmarkEnd w:id="13"/>
      <w:bookmarkEnd w:id="14"/>
      <w:bookmarkEnd w:id="15"/>
    </w:p>
    <w:p w14:paraId="5EF1984F"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Before proceeding, you should generally understand:</w:t>
      </w:r>
    </w:p>
    <w:p w14:paraId="756CF8A5" w14:textId="3EB42068"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Basics of </w:t>
      </w:r>
      <w:r w:rsidR="00153B8D">
        <w:rPr>
          <w:rFonts w:asciiTheme="majorHAnsi" w:hAnsiTheme="majorHAnsi"/>
        </w:rPr>
        <w:t>SoC Physical Design Concepts</w:t>
      </w:r>
    </w:p>
    <w:p w14:paraId="3E1DF1CB" w14:textId="77777777" w:rsidR="00316E41" w:rsidRPr="00BB2FA9" w:rsidRDefault="00316E41" w:rsidP="00316E41">
      <w:pPr>
        <w:pStyle w:val="HeadingPreface"/>
        <w:rPr>
          <w:rFonts w:asciiTheme="majorHAnsi" w:hAnsiTheme="majorHAnsi"/>
          <w:sz w:val="26"/>
        </w:rPr>
      </w:pPr>
      <w:bookmarkStart w:id="16" w:name="_Toc427326887"/>
      <w:bookmarkStart w:id="17" w:name="_Toc308595937"/>
      <w:r w:rsidRPr="00BB2FA9">
        <w:rPr>
          <w:rFonts w:asciiTheme="majorHAnsi" w:hAnsiTheme="majorHAnsi"/>
          <w:sz w:val="26"/>
        </w:rPr>
        <w:t>Related Documents</w:t>
      </w:r>
      <w:bookmarkEnd w:id="16"/>
      <w:bookmarkEnd w:id="17"/>
      <w:r w:rsidRPr="00BB2FA9">
        <w:rPr>
          <w:rFonts w:asciiTheme="majorHAnsi" w:hAnsiTheme="majorHAnsi"/>
          <w:sz w:val="26"/>
        </w:rPr>
        <w:t xml:space="preserve"> </w:t>
      </w:r>
    </w:p>
    <w:p w14:paraId="1DD1D1D7"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The following documents can be used as a reference to this document.</w:t>
      </w:r>
    </w:p>
    <w:p w14:paraId="156BD776" w14:textId="1E829831" w:rsidR="00316E41" w:rsidRPr="00080656" w:rsidRDefault="00316E41" w:rsidP="00316E41">
      <w:pPr>
        <w:pStyle w:val="Bullet1"/>
        <w:spacing w:after="0"/>
        <w:rPr>
          <w:rFonts w:asciiTheme="majorHAnsi" w:hAnsiTheme="majorHAnsi"/>
        </w:rPr>
      </w:pPr>
      <w:r w:rsidRPr="00080656">
        <w:rPr>
          <w:rFonts w:asciiTheme="majorHAnsi" w:hAnsiTheme="majorHAnsi"/>
        </w:rPr>
        <w:t xml:space="preserve">NetSpeed NocStudio </w:t>
      </w:r>
      <w:r w:rsidR="00446027">
        <w:rPr>
          <w:rFonts w:asciiTheme="majorHAnsi" w:hAnsiTheme="majorHAnsi"/>
        </w:rPr>
        <w:t>Gemini</w:t>
      </w:r>
      <w:r w:rsidRPr="00080656">
        <w:rPr>
          <w:rFonts w:asciiTheme="majorHAnsi" w:hAnsiTheme="majorHAnsi"/>
        </w:rPr>
        <w:t xml:space="preserve"> User Manual </w:t>
      </w:r>
    </w:p>
    <w:p w14:paraId="50726680" w14:textId="324146C7" w:rsidR="00316E41" w:rsidRDefault="00316E41" w:rsidP="00316E41">
      <w:pPr>
        <w:pStyle w:val="Bullet1"/>
        <w:rPr>
          <w:rFonts w:asciiTheme="majorHAnsi" w:hAnsiTheme="majorHAnsi"/>
        </w:rPr>
      </w:pPr>
      <w:r w:rsidRPr="00316E41">
        <w:rPr>
          <w:rFonts w:asciiTheme="majorHAnsi" w:hAnsiTheme="majorHAnsi"/>
        </w:rPr>
        <w:t xml:space="preserve">NetSpeed </w:t>
      </w:r>
      <w:r w:rsidR="00446027">
        <w:rPr>
          <w:rFonts w:asciiTheme="majorHAnsi" w:hAnsiTheme="majorHAnsi"/>
        </w:rPr>
        <w:t>Gemini</w:t>
      </w:r>
      <w:r w:rsidRPr="00316E41">
        <w:rPr>
          <w:rFonts w:asciiTheme="majorHAnsi" w:hAnsiTheme="majorHAnsi"/>
        </w:rPr>
        <w:t xml:space="preserve"> IP Integration Spec</w:t>
      </w:r>
    </w:p>
    <w:p w14:paraId="733774CE" w14:textId="77777777" w:rsidR="00316E41" w:rsidRPr="00BB2FA9" w:rsidRDefault="00316E41" w:rsidP="00316E41">
      <w:pPr>
        <w:pStyle w:val="HeadingPreface"/>
        <w:rPr>
          <w:rFonts w:asciiTheme="majorHAnsi" w:hAnsiTheme="majorHAnsi"/>
          <w:sz w:val="26"/>
        </w:rPr>
      </w:pPr>
      <w:bookmarkStart w:id="18" w:name="_Toc427326888"/>
      <w:bookmarkStart w:id="19" w:name="_Toc308595938"/>
      <w:r w:rsidRPr="00BB2FA9">
        <w:rPr>
          <w:rFonts w:asciiTheme="majorHAnsi" w:hAnsiTheme="majorHAnsi"/>
          <w:sz w:val="26"/>
        </w:rPr>
        <w:t>Customer Support</w:t>
      </w:r>
      <w:bookmarkEnd w:id="18"/>
      <w:bookmarkEnd w:id="19"/>
    </w:p>
    <w:p w14:paraId="3188F75A" w14:textId="77777777" w:rsidR="00316E41" w:rsidRPr="00080656" w:rsidRDefault="00316E41" w:rsidP="00316E41">
      <w:pPr>
        <w:pStyle w:val="Body"/>
        <w:rPr>
          <w:rFonts w:asciiTheme="majorHAnsi" w:hAnsiTheme="majorHAnsi"/>
          <w:szCs w:val="22"/>
        </w:rPr>
      </w:pPr>
      <w:r w:rsidRPr="00080656">
        <w:rPr>
          <w:rFonts w:asciiTheme="majorHAnsi" w:hAnsiTheme="majorHAnsi"/>
          <w:szCs w:val="22"/>
        </w:rPr>
        <w:t xml:space="preserve">For technical support about this product, please contact </w:t>
      </w:r>
      <w:hyperlink r:id="rId8" w:history="1">
        <w:r w:rsidRPr="00080656">
          <w:rPr>
            <w:rStyle w:val="Hyperlink"/>
            <w:rFonts w:asciiTheme="majorHAnsi" w:hAnsiTheme="majorHAnsi"/>
            <w:szCs w:val="22"/>
          </w:rPr>
          <w:t>support@netspeedsystems.com</w:t>
        </w:r>
      </w:hyperlink>
    </w:p>
    <w:p w14:paraId="6E85FC8D" w14:textId="77777777" w:rsidR="00316E41" w:rsidRPr="00080656" w:rsidRDefault="00316E41" w:rsidP="00316E41">
      <w:pPr>
        <w:pStyle w:val="Body"/>
        <w:rPr>
          <w:rStyle w:val="Hyperlink"/>
          <w:rFonts w:asciiTheme="majorHAnsi" w:hAnsiTheme="majorHAnsi"/>
          <w:szCs w:val="22"/>
        </w:rPr>
      </w:pPr>
      <w:r w:rsidRPr="00080656">
        <w:rPr>
          <w:rFonts w:asciiTheme="majorHAnsi" w:hAnsiTheme="majorHAnsi"/>
          <w:szCs w:val="22"/>
        </w:rPr>
        <w:t xml:space="preserve">For general information about NetSpeed products refer to: </w:t>
      </w:r>
      <w:hyperlink r:id="rId9" w:history="1">
        <w:r w:rsidRPr="00080656">
          <w:rPr>
            <w:rStyle w:val="Hyperlink"/>
            <w:rFonts w:asciiTheme="majorHAnsi" w:hAnsiTheme="majorHAnsi"/>
            <w:szCs w:val="22"/>
          </w:rPr>
          <w:t>www.netspeedsystems.com</w:t>
        </w:r>
      </w:hyperlink>
    </w:p>
    <w:p w14:paraId="708EEA02" w14:textId="77777777" w:rsidR="00B67533" w:rsidRPr="00B67533" w:rsidRDefault="00B67533" w:rsidP="0067672D">
      <w:pPr>
        <w:pStyle w:val="Body"/>
        <w:rPr>
          <w:rFonts w:asciiTheme="majorHAnsi" w:hAnsiTheme="majorHAnsi"/>
        </w:rPr>
      </w:pPr>
    </w:p>
    <w:p w14:paraId="01605E76" w14:textId="77777777" w:rsidR="00B67533" w:rsidRPr="00B67533" w:rsidRDefault="00B67533" w:rsidP="0067672D">
      <w:pPr>
        <w:pStyle w:val="Body"/>
        <w:rPr>
          <w:rFonts w:asciiTheme="majorHAnsi" w:hAnsiTheme="majorHAnsi"/>
        </w:rPr>
      </w:pPr>
    </w:p>
    <w:p w14:paraId="2E6A4756" w14:textId="77777777" w:rsidR="00B67533" w:rsidRDefault="00B67533" w:rsidP="00316E41">
      <w:pPr>
        <w:pStyle w:val="Contents"/>
        <w:rPr>
          <w:b/>
          <w:sz w:val="32"/>
          <w:szCs w:val="22"/>
        </w:rPr>
      </w:pPr>
    </w:p>
    <w:p w14:paraId="05E56901" w14:textId="77777777" w:rsidR="00652FAC" w:rsidRPr="00316E41" w:rsidRDefault="00652FAC" w:rsidP="00316E41">
      <w:pPr>
        <w:pStyle w:val="Contents"/>
        <w:rPr>
          <w:b/>
          <w:sz w:val="32"/>
          <w:szCs w:val="22"/>
        </w:rPr>
      </w:pPr>
    </w:p>
    <w:sdt>
      <w:sdtPr>
        <w:rPr>
          <w:rFonts w:ascii="Arial" w:eastAsiaTheme="minorEastAsia" w:hAnsi="Arial" w:cstheme="minorBidi"/>
          <w:b/>
          <w:noProof/>
          <w:color w:val="002B5C"/>
          <w:sz w:val="32"/>
          <w:szCs w:val="22"/>
        </w:rPr>
        <w:id w:val="1825471290"/>
        <w:docPartObj>
          <w:docPartGallery w:val="Table of Contents"/>
          <w:docPartUnique/>
        </w:docPartObj>
      </w:sdtPr>
      <w:sdtEndPr>
        <w:rPr>
          <w:rStyle w:val="Hyperlink"/>
          <w:color w:val="0000FF"/>
          <w:sz w:val="22"/>
          <w:szCs w:val="44"/>
          <w:u w:val="single"/>
        </w:rPr>
      </w:sdtEndPr>
      <w:sdtContent>
        <w:p w14:paraId="057389FB" w14:textId="620B14AB" w:rsidR="0067672D" w:rsidRPr="00316E41" w:rsidRDefault="0067672D" w:rsidP="00316E41">
          <w:pPr>
            <w:pStyle w:val="Contents"/>
            <w:rPr>
              <w:b/>
              <w:sz w:val="32"/>
              <w:szCs w:val="22"/>
            </w:rPr>
          </w:pPr>
          <w:r w:rsidRPr="00316E41">
            <w:rPr>
              <w:b/>
              <w:sz w:val="32"/>
              <w:szCs w:val="22"/>
            </w:rPr>
            <w:t>Contents</w:t>
          </w:r>
        </w:p>
        <w:p w14:paraId="5DD4A0FB" w14:textId="77777777" w:rsidR="00504D59" w:rsidRDefault="0067672D">
          <w:pPr>
            <w:pStyle w:val="TOC1"/>
            <w:rPr>
              <w:rFonts w:asciiTheme="minorHAnsi" w:hAnsiTheme="minorHAnsi"/>
              <w:b w:val="0"/>
              <w:color w:val="auto"/>
              <w:sz w:val="24"/>
              <w:szCs w:val="24"/>
              <w:lang w:eastAsia="ja-JP"/>
            </w:rPr>
          </w:pPr>
          <w:r w:rsidRPr="00316E41">
            <w:rPr>
              <w:rStyle w:val="Hyperlink"/>
            </w:rPr>
            <w:fldChar w:fldCharType="begin"/>
          </w:r>
          <w:r w:rsidRPr="00316E41">
            <w:rPr>
              <w:rStyle w:val="Hyperlink"/>
            </w:rPr>
            <w:instrText xml:space="preserve"> TOC \o "1-3" \h \z \u </w:instrText>
          </w:r>
          <w:r w:rsidRPr="00316E41">
            <w:rPr>
              <w:rStyle w:val="Hyperlink"/>
            </w:rPr>
            <w:fldChar w:fldCharType="separate"/>
          </w:r>
          <w:r w:rsidR="00504D59" w:rsidRPr="0032755A">
            <w:rPr>
              <w:rFonts w:asciiTheme="majorHAnsi" w:hAnsiTheme="majorHAnsi"/>
            </w:rPr>
            <w:t>About This Document</w:t>
          </w:r>
          <w:r w:rsidR="00504D59">
            <w:tab/>
          </w:r>
          <w:r w:rsidR="00504D59">
            <w:fldChar w:fldCharType="begin"/>
          </w:r>
          <w:r w:rsidR="00504D59">
            <w:instrText xml:space="preserve"> PAGEREF _Toc308595934 \h </w:instrText>
          </w:r>
          <w:r w:rsidR="00504D59">
            <w:fldChar w:fldCharType="separate"/>
          </w:r>
          <w:r w:rsidR="00504D59">
            <w:t>2</w:t>
          </w:r>
          <w:r w:rsidR="00504D59">
            <w:fldChar w:fldCharType="end"/>
          </w:r>
        </w:p>
        <w:p w14:paraId="4130AC27"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Audience</w:t>
          </w:r>
          <w:r>
            <w:tab/>
          </w:r>
          <w:r>
            <w:fldChar w:fldCharType="begin"/>
          </w:r>
          <w:r>
            <w:instrText xml:space="preserve"> PAGEREF _Toc308595935 \h </w:instrText>
          </w:r>
          <w:r>
            <w:fldChar w:fldCharType="separate"/>
          </w:r>
          <w:r>
            <w:t>2</w:t>
          </w:r>
          <w:r>
            <w:fldChar w:fldCharType="end"/>
          </w:r>
        </w:p>
        <w:p w14:paraId="03492E63"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Prerequisite</w:t>
          </w:r>
          <w:r>
            <w:tab/>
          </w:r>
          <w:r>
            <w:fldChar w:fldCharType="begin"/>
          </w:r>
          <w:r>
            <w:instrText xml:space="preserve"> PAGEREF _Toc308595936 \h </w:instrText>
          </w:r>
          <w:r>
            <w:fldChar w:fldCharType="separate"/>
          </w:r>
          <w:r>
            <w:t>2</w:t>
          </w:r>
          <w:r>
            <w:fldChar w:fldCharType="end"/>
          </w:r>
        </w:p>
        <w:p w14:paraId="298533C1"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Related Documents</w:t>
          </w:r>
          <w:r>
            <w:tab/>
          </w:r>
          <w:r>
            <w:fldChar w:fldCharType="begin"/>
          </w:r>
          <w:r>
            <w:instrText xml:space="preserve"> PAGEREF _Toc308595937 \h </w:instrText>
          </w:r>
          <w:r>
            <w:fldChar w:fldCharType="separate"/>
          </w:r>
          <w:r>
            <w:t>2</w:t>
          </w:r>
          <w:r>
            <w:fldChar w:fldCharType="end"/>
          </w:r>
        </w:p>
        <w:p w14:paraId="761F37E6" w14:textId="77777777" w:rsidR="00504D59" w:rsidRDefault="00504D59">
          <w:pPr>
            <w:pStyle w:val="TOC1"/>
            <w:rPr>
              <w:rFonts w:asciiTheme="minorHAnsi" w:hAnsiTheme="minorHAnsi"/>
              <w:b w:val="0"/>
              <w:color w:val="auto"/>
              <w:sz w:val="24"/>
              <w:szCs w:val="24"/>
              <w:lang w:eastAsia="ja-JP"/>
            </w:rPr>
          </w:pPr>
          <w:r w:rsidRPr="0032755A">
            <w:rPr>
              <w:rFonts w:asciiTheme="majorHAnsi" w:hAnsiTheme="majorHAnsi"/>
            </w:rPr>
            <w:t>Customer Support</w:t>
          </w:r>
          <w:r>
            <w:tab/>
          </w:r>
          <w:r>
            <w:fldChar w:fldCharType="begin"/>
          </w:r>
          <w:r>
            <w:instrText xml:space="preserve"> PAGEREF _Toc308595938 \h </w:instrText>
          </w:r>
          <w:r>
            <w:fldChar w:fldCharType="separate"/>
          </w:r>
          <w:r>
            <w:t>2</w:t>
          </w:r>
          <w:r>
            <w:fldChar w:fldCharType="end"/>
          </w:r>
        </w:p>
        <w:p w14:paraId="26B059A8" w14:textId="77777777" w:rsidR="00504D59" w:rsidRDefault="00504D59">
          <w:pPr>
            <w:pStyle w:val="TOC1"/>
            <w:tabs>
              <w:tab w:val="clear" w:pos="360"/>
              <w:tab w:val="left" w:pos="362"/>
            </w:tabs>
            <w:rPr>
              <w:rFonts w:asciiTheme="minorHAnsi" w:hAnsiTheme="minorHAnsi"/>
              <w:b w:val="0"/>
              <w:color w:val="auto"/>
              <w:sz w:val="24"/>
              <w:szCs w:val="24"/>
              <w:lang w:eastAsia="ja-JP"/>
            </w:rPr>
          </w:pPr>
          <w:r>
            <w:t>1</w:t>
          </w:r>
          <w:r>
            <w:rPr>
              <w:rFonts w:asciiTheme="minorHAnsi" w:hAnsiTheme="minorHAnsi"/>
              <w:b w:val="0"/>
              <w:color w:val="auto"/>
              <w:sz w:val="24"/>
              <w:szCs w:val="24"/>
              <w:lang w:eastAsia="ja-JP"/>
            </w:rPr>
            <w:tab/>
          </w:r>
          <w:r w:rsidRPr="0032755A">
            <w:rPr>
              <w:rFonts w:ascii="Palatino Linotype" w:hAnsi="Palatino Linotype"/>
              <w:color w:val="auto"/>
            </w:rPr>
            <w:t>Introduction to NetSpeed NoC</w:t>
          </w:r>
          <w:r>
            <w:tab/>
          </w:r>
          <w:r>
            <w:fldChar w:fldCharType="begin"/>
          </w:r>
          <w:r>
            <w:instrText xml:space="preserve"> PAGEREF _Toc308595939 \h </w:instrText>
          </w:r>
          <w:r>
            <w:fldChar w:fldCharType="separate"/>
          </w:r>
          <w:r>
            <w:t>6</w:t>
          </w:r>
          <w:r>
            <w:fldChar w:fldCharType="end"/>
          </w:r>
        </w:p>
        <w:p w14:paraId="566C5979" w14:textId="77777777" w:rsidR="00504D59" w:rsidRDefault="00504D59">
          <w:pPr>
            <w:pStyle w:val="TOC2"/>
            <w:tabs>
              <w:tab w:val="left" w:pos="745"/>
            </w:tabs>
            <w:rPr>
              <w:noProof/>
              <w:sz w:val="24"/>
              <w:szCs w:val="24"/>
              <w:lang w:eastAsia="ja-JP"/>
            </w:rPr>
          </w:pPr>
          <w:r>
            <w:rPr>
              <w:noProof/>
            </w:rPr>
            <w:t>1.1</w:t>
          </w:r>
          <w:r>
            <w:rPr>
              <w:noProof/>
              <w:sz w:val="24"/>
              <w:szCs w:val="24"/>
              <w:lang w:eastAsia="ja-JP"/>
            </w:rPr>
            <w:tab/>
          </w:r>
          <w:r>
            <w:rPr>
              <w:noProof/>
            </w:rPr>
            <w:t>Heterogeneous Mesh</w:t>
          </w:r>
          <w:r>
            <w:rPr>
              <w:noProof/>
            </w:rPr>
            <w:tab/>
          </w:r>
          <w:r>
            <w:rPr>
              <w:noProof/>
            </w:rPr>
            <w:fldChar w:fldCharType="begin"/>
          </w:r>
          <w:r>
            <w:rPr>
              <w:noProof/>
            </w:rPr>
            <w:instrText xml:space="preserve"> PAGEREF _Toc308595940 \h </w:instrText>
          </w:r>
          <w:r>
            <w:rPr>
              <w:noProof/>
            </w:rPr>
          </w:r>
          <w:r>
            <w:rPr>
              <w:noProof/>
            </w:rPr>
            <w:fldChar w:fldCharType="separate"/>
          </w:r>
          <w:r>
            <w:rPr>
              <w:noProof/>
            </w:rPr>
            <w:t>7</w:t>
          </w:r>
          <w:r>
            <w:rPr>
              <w:noProof/>
            </w:rPr>
            <w:fldChar w:fldCharType="end"/>
          </w:r>
        </w:p>
        <w:p w14:paraId="15B14FD3" w14:textId="77777777" w:rsidR="00504D59" w:rsidRDefault="00504D59">
          <w:pPr>
            <w:pStyle w:val="TOC2"/>
            <w:tabs>
              <w:tab w:val="left" w:pos="745"/>
            </w:tabs>
            <w:rPr>
              <w:noProof/>
              <w:sz w:val="24"/>
              <w:szCs w:val="24"/>
              <w:lang w:eastAsia="ja-JP"/>
            </w:rPr>
          </w:pPr>
          <w:r>
            <w:rPr>
              <w:noProof/>
            </w:rPr>
            <w:t>1.2</w:t>
          </w:r>
          <w:r>
            <w:rPr>
              <w:noProof/>
              <w:sz w:val="24"/>
              <w:szCs w:val="24"/>
              <w:lang w:eastAsia="ja-JP"/>
            </w:rPr>
            <w:tab/>
          </w:r>
          <w:r>
            <w:rPr>
              <w:noProof/>
            </w:rPr>
            <w:t>Bridges</w:t>
          </w:r>
          <w:r>
            <w:rPr>
              <w:noProof/>
            </w:rPr>
            <w:tab/>
          </w:r>
          <w:r>
            <w:rPr>
              <w:noProof/>
            </w:rPr>
            <w:fldChar w:fldCharType="begin"/>
          </w:r>
          <w:r>
            <w:rPr>
              <w:noProof/>
            </w:rPr>
            <w:instrText xml:space="preserve"> PAGEREF _Toc308595941 \h </w:instrText>
          </w:r>
          <w:r>
            <w:rPr>
              <w:noProof/>
            </w:rPr>
          </w:r>
          <w:r>
            <w:rPr>
              <w:noProof/>
            </w:rPr>
            <w:fldChar w:fldCharType="separate"/>
          </w:r>
          <w:r>
            <w:rPr>
              <w:noProof/>
            </w:rPr>
            <w:t>8</w:t>
          </w:r>
          <w:r>
            <w:rPr>
              <w:noProof/>
            </w:rPr>
            <w:fldChar w:fldCharType="end"/>
          </w:r>
        </w:p>
        <w:p w14:paraId="4E501576" w14:textId="77777777" w:rsidR="00504D59" w:rsidRDefault="00504D59">
          <w:pPr>
            <w:pStyle w:val="TOC2"/>
            <w:tabs>
              <w:tab w:val="left" w:pos="745"/>
            </w:tabs>
            <w:rPr>
              <w:noProof/>
              <w:sz w:val="24"/>
              <w:szCs w:val="24"/>
              <w:lang w:eastAsia="ja-JP"/>
            </w:rPr>
          </w:pPr>
          <w:r>
            <w:rPr>
              <w:noProof/>
            </w:rPr>
            <w:t>1.3</w:t>
          </w:r>
          <w:r>
            <w:rPr>
              <w:noProof/>
              <w:sz w:val="24"/>
              <w:szCs w:val="24"/>
              <w:lang w:eastAsia="ja-JP"/>
            </w:rPr>
            <w:tab/>
          </w:r>
          <w:r>
            <w:rPr>
              <w:noProof/>
            </w:rPr>
            <w:t>Microarchitecture for Rapid Timing Closure</w:t>
          </w:r>
          <w:r>
            <w:rPr>
              <w:noProof/>
            </w:rPr>
            <w:tab/>
          </w:r>
          <w:r>
            <w:rPr>
              <w:noProof/>
            </w:rPr>
            <w:fldChar w:fldCharType="begin"/>
          </w:r>
          <w:r>
            <w:rPr>
              <w:noProof/>
            </w:rPr>
            <w:instrText xml:space="preserve"> PAGEREF _Toc308595942 \h </w:instrText>
          </w:r>
          <w:r>
            <w:rPr>
              <w:noProof/>
            </w:rPr>
          </w:r>
          <w:r>
            <w:rPr>
              <w:noProof/>
            </w:rPr>
            <w:fldChar w:fldCharType="separate"/>
          </w:r>
          <w:r>
            <w:rPr>
              <w:noProof/>
            </w:rPr>
            <w:t>9</w:t>
          </w:r>
          <w:r>
            <w:rPr>
              <w:noProof/>
            </w:rPr>
            <w:fldChar w:fldCharType="end"/>
          </w:r>
        </w:p>
        <w:p w14:paraId="71543877" w14:textId="77777777" w:rsidR="00504D59" w:rsidRDefault="00504D59">
          <w:pPr>
            <w:pStyle w:val="TOC1"/>
            <w:tabs>
              <w:tab w:val="clear" w:pos="360"/>
              <w:tab w:val="left" w:pos="362"/>
            </w:tabs>
            <w:rPr>
              <w:rFonts w:asciiTheme="minorHAnsi" w:hAnsiTheme="minorHAnsi"/>
              <w:b w:val="0"/>
              <w:color w:val="auto"/>
              <w:sz w:val="24"/>
              <w:szCs w:val="24"/>
              <w:lang w:eastAsia="ja-JP"/>
            </w:rPr>
          </w:pPr>
          <w:r>
            <w:t>2</w:t>
          </w:r>
          <w:r>
            <w:rPr>
              <w:rFonts w:asciiTheme="minorHAnsi" w:hAnsiTheme="minorHAnsi"/>
              <w:b w:val="0"/>
              <w:color w:val="auto"/>
              <w:sz w:val="24"/>
              <w:szCs w:val="24"/>
              <w:lang w:eastAsia="ja-JP"/>
            </w:rPr>
            <w:tab/>
          </w:r>
          <w:r>
            <w:t>From RTL generation to Synthesis</w:t>
          </w:r>
          <w:r>
            <w:tab/>
          </w:r>
          <w:r>
            <w:fldChar w:fldCharType="begin"/>
          </w:r>
          <w:r>
            <w:instrText xml:space="preserve"> PAGEREF _Toc308595943 \h </w:instrText>
          </w:r>
          <w:r>
            <w:fldChar w:fldCharType="separate"/>
          </w:r>
          <w:r>
            <w:t>12</w:t>
          </w:r>
          <w:r>
            <w:fldChar w:fldCharType="end"/>
          </w:r>
        </w:p>
        <w:p w14:paraId="47071CF3" w14:textId="77777777" w:rsidR="00504D59" w:rsidRDefault="00504D59">
          <w:pPr>
            <w:pStyle w:val="TOC1"/>
            <w:tabs>
              <w:tab w:val="clear" w:pos="360"/>
              <w:tab w:val="left" w:pos="362"/>
            </w:tabs>
            <w:rPr>
              <w:rFonts w:asciiTheme="minorHAnsi" w:hAnsiTheme="minorHAnsi"/>
              <w:b w:val="0"/>
              <w:color w:val="auto"/>
              <w:sz w:val="24"/>
              <w:szCs w:val="24"/>
              <w:lang w:eastAsia="ja-JP"/>
            </w:rPr>
          </w:pPr>
          <w:r>
            <w:t>3</w:t>
          </w:r>
          <w:r>
            <w:rPr>
              <w:rFonts w:asciiTheme="minorHAnsi" w:hAnsiTheme="minorHAnsi"/>
              <w:b w:val="0"/>
              <w:color w:val="auto"/>
              <w:sz w:val="24"/>
              <w:szCs w:val="24"/>
              <w:lang w:eastAsia="ja-JP"/>
            </w:rPr>
            <w:tab/>
          </w:r>
          <w:r w:rsidRPr="0032755A">
            <w:rPr>
              <w:rFonts w:ascii="Palatino Linotype" w:hAnsi="Palatino Linotype"/>
              <w:color w:val="auto"/>
            </w:rPr>
            <w:t>RTL Netlist Structure</w:t>
          </w:r>
          <w:r>
            <w:tab/>
          </w:r>
          <w:r>
            <w:fldChar w:fldCharType="begin"/>
          </w:r>
          <w:r>
            <w:instrText xml:space="preserve"> PAGEREF _Toc308595944 \h </w:instrText>
          </w:r>
          <w:r>
            <w:fldChar w:fldCharType="separate"/>
          </w:r>
          <w:r>
            <w:t>13</w:t>
          </w:r>
          <w:r>
            <w:fldChar w:fldCharType="end"/>
          </w:r>
        </w:p>
        <w:p w14:paraId="76EE6985" w14:textId="77777777" w:rsidR="00504D59" w:rsidRDefault="00504D59">
          <w:pPr>
            <w:pStyle w:val="TOC2"/>
            <w:tabs>
              <w:tab w:val="left" w:pos="745"/>
            </w:tabs>
            <w:rPr>
              <w:noProof/>
              <w:sz w:val="24"/>
              <w:szCs w:val="24"/>
              <w:lang w:eastAsia="ja-JP"/>
            </w:rPr>
          </w:pPr>
          <w:r>
            <w:rPr>
              <w:noProof/>
            </w:rPr>
            <w:t>3.1</w:t>
          </w:r>
          <w:r>
            <w:rPr>
              <w:noProof/>
              <w:sz w:val="24"/>
              <w:szCs w:val="24"/>
              <w:lang w:eastAsia="ja-JP"/>
            </w:rPr>
            <w:tab/>
          </w:r>
          <w:r>
            <w:rPr>
              <w:noProof/>
            </w:rPr>
            <w:t>Multiple NoC Router Layers</w:t>
          </w:r>
          <w:r>
            <w:rPr>
              <w:noProof/>
            </w:rPr>
            <w:tab/>
          </w:r>
          <w:r>
            <w:rPr>
              <w:noProof/>
            </w:rPr>
            <w:fldChar w:fldCharType="begin"/>
          </w:r>
          <w:r>
            <w:rPr>
              <w:noProof/>
            </w:rPr>
            <w:instrText xml:space="preserve"> PAGEREF _Toc308595945 \h </w:instrText>
          </w:r>
          <w:r>
            <w:rPr>
              <w:noProof/>
            </w:rPr>
          </w:r>
          <w:r>
            <w:rPr>
              <w:noProof/>
            </w:rPr>
            <w:fldChar w:fldCharType="separate"/>
          </w:r>
          <w:r>
            <w:rPr>
              <w:noProof/>
            </w:rPr>
            <w:t>14</w:t>
          </w:r>
          <w:r>
            <w:rPr>
              <w:noProof/>
            </w:rPr>
            <w:fldChar w:fldCharType="end"/>
          </w:r>
        </w:p>
        <w:p w14:paraId="33530BF4" w14:textId="77777777" w:rsidR="00504D59" w:rsidRDefault="00504D59">
          <w:pPr>
            <w:pStyle w:val="TOC2"/>
            <w:tabs>
              <w:tab w:val="left" w:pos="745"/>
            </w:tabs>
            <w:rPr>
              <w:noProof/>
              <w:sz w:val="24"/>
              <w:szCs w:val="24"/>
              <w:lang w:eastAsia="ja-JP"/>
            </w:rPr>
          </w:pPr>
          <w:r>
            <w:rPr>
              <w:noProof/>
            </w:rPr>
            <w:t>3.2</w:t>
          </w:r>
          <w:r>
            <w:rPr>
              <w:noProof/>
              <w:sz w:val="24"/>
              <w:szCs w:val="24"/>
              <w:lang w:eastAsia="ja-JP"/>
            </w:rPr>
            <w:tab/>
          </w:r>
          <w:r>
            <w:rPr>
              <w:noProof/>
            </w:rPr>
            <w:t>Naming convention</w:t>
          </w:r>
          <w:r>
            <w:rPr>
              <w:noProof/>
            </w:rPr>
            <w:tab/>
          </w:r>
          <w:r>
            <w:rPr>
              <w:noProof/>
            </w:rPr>
            <w:fldChar w:fldCharType="begin"/>
          </w:r>
          <w:r>
            <w:rPr>
              <w:noProof/>
            </w:rPr>
            <w:instrText xml:space="preserve"> PAGEREF _Toc308595946 \h </w:instrText>
          </w:r>
          <w:r>
            <w:rPr>
              <w:noProof/>
            </w:rPr>
          </w:r>
          <w:r>
            <w:rPr>
              <w:noProof/>
            </w:rPr>
            <w:fldChar w:fldCharType="separate"/>
          </w:r>
          <w:r>
            <w:rPr>
              <w:noProof/>
            </w:rPr>
            <w:t>15</w:t>
          </w:r>
          <w:r>
            <w:rPr>
              <w:noProof/>
            </w:rPr>
            <w:fldChar w:fldCharType="end"/>
          </w:r>
        </w:p>
        <w:p w14:paraId="13FE5434" w14:textId="77777777" w:rsidR="00504D59" w:rsidRDefault="00504D59">
          <w:pPr>
            <w:pStyle w:val="TOC2"/>
            <w:tabs>
              <w:tab w:val="left" w:pos="745"/>
            </w:tabs>
            <w:rPr>
              <w:noProof/>
              <w:sz w:val="24"/>
              <w:szCs w:val="24"/>
              <w:lang w:eastAsia="ja-JP"/>
            </w:rPr>
          </w:pPr>
          <w:r>
            <w:rPr>
              <w:noProof/>
            </w:rPr>
            <w:t>3.3</w:t>
          </w:r>
          <w:r>
            <w:rPr>
              <w:noProof/>
              <w:sz w:val="24"/>
              <w:szCs w:val="24"/>
              <w:lang w:eastAsia="ja-JP"/>
            </w:rPr>
            <w:tab/>
          </w:r>
          <w:r>
            <w:rPr>
              <w:noProof/>
            </w:rPr>
            <w:t>Example</w:t>
          </w:r>
          <w:r>
            <w:rPr>
              <w:noProof/>
            </w:rPr>
            <w:tab/>
          </w:r>
          <w:r>
            <w:rPr>
              <w:noProof/>
            </w:rPr>
            <w:fldChar w:fldCharType="begin"/>
          </w:r>
          <w:r>
            <w:rPr>
              <w:noProof/>
            </w:rPr>
            <w:instrText xml:space="preserve"> PAGEREF _Toc308595947 \h </w:instrText>
          </w:r>
          <w:r>
            <w:rPr>
              <w:noProof/>
            </w:rPr>
          </w:r>
          <w:r>
            <w:rPr>
              <w:noProof/>
            </w:rPr>
            <w:fldChar w:fldCharType="separate"/>
          </w:r>
          <w:r>
            <w:rPr>
              <w:noProof/>
            </w:rPr>
            <w:t>15</w:t>
          </w:r>
          <w:r>
            <w:rPr>
              <w:noProof/>
            </w:rPr>
            <w:fldChar w:fldCharType="end"/>
          </w:r>
        </w:p>
        <w:p w14:paraId="1EF10A16" w14:textId="77777777" w:rsidR="00504D59" w:rsidRDefault="00504D59">
          <w:pPr>
            <w:pStyle w:val="TOC1"/>
            <w:tabs>
              <w:tab w:val="clear" w:pos="360"/>
              <w:tab w:val="left" w:pos="362"/>
            </w:tabs>
            <w:rPr>
              <w:rFonts w:asciiTheme="minorHAnsi" w:hAnsiTheme="minorHAnsi"/>
              <w:b w:val="0"/>
              <w:color w:val="auto"/>
              <w:sz w:val="24"/>
              <w:szCs w:val="24"/>
              <w:lang w:eastAsia="ja-JP"/>
            </w:rPr>
          </w:pPr>
          <w:r>
            <w:t>4</w:t>
          </w:r>
          <w:r>
            <w:rPr>
              <w:rFonts w:asciiTheme="minorHAnsi" w:hAnsiTheme="minorHAnsi"/>
              <w:b w:val="0"/>
              <w:color w:val="auto"/>
              <w:sz w:val="24"/>
              <w:szCs w:val="24"/>
              <w:lang w:eastAsia="ja-JP"/>
            </w:rPr>
            <w:tab/>
          </w:r>
          <w:r>
            <w:t>Synthesis</w:t>
          </w:r>
          <w:r>
            <w:tab/>
          </w:r>
          <w:r>
            <w:fldChar w:fldCharType="begin"/>
          </w:r>
          <w:r>
            <w:instrText xml:space="preserve"> PAGEREF _Toc308595948 \h </w:instrText>
          </w:r>
          <w:r>
            <w:fldChar w:fldCharType="separate"/>
          </w:r>
          <w:r>
            <w:t>17</w:t>
          </w:r>
          <w:r>
            <w:fldChar w:fldCharType="end"/>
          </w:r>
        </w:p>
        <w:p w14:paraId="201CB481" w14:textId="77777777" w:rsidR="00504D59" w:rsidRDefault="00504D59">
          <w:pPr>
            <w:pStyle w:val="TOC2"/>
            <w:tabs>
              <w:tab w:val="left" w:pos="745"/>
            </w:tabs>
            <w:rPr>
              <w:noProof/>
              <w:sz w:val="24"/>
              <w:szCs w:val="24"/>
              <w:lang w:eastAsia="ja-JP"/>
            </w:rPr>
          </w:pPr>
          <w:r>
            <w:rPr>
              <w:noProof/>
            </w:rPr>
            <w:t>4.1</w:t>
          </w:r>
          <w:r>
            <w:rPr>
              <w:noProof/>
              <w:sz w:val="24"/>
              <w:szCs w:val="24"/>
              <w:lang w:eastAsia="ja-JP"/>
            </w:rPr>
            <w:tab/>
          </w:r>
          <w:r>
            <w:rPr>
              <w:noProof/>
            </w:rPr>
            <w:t>Synthesis Methodology</w:t>
          </w:r>
          <w:r>
            <w:rPr>
              <w:noProof/>
            </w:rPr>
            <w:tab/>
          </w:r>
          <w:r>
            <w:rPr>
              <w:noProof/>
            </w:rPr>
            <w:fldChar w:fldCharType="begin"/>
          </w:r>
          <w:r>
            <w:rPr>
              <w:noProof/>
            </w:rPr>
            <w:instrText xml:space="preserve"> PAGEREF _Toc308595949 \h </w:instrText>
          </w:r>
          <w:r>
            <w:rPr>
              <w:noProof/>
            </w:rPr>
          </w:r>
          <w:r>
            <w:rPr>
              <w:noProof/>
            </w:rPr>
            <w:fldChar w:fldCharType="separate"/>
          </w:r>
          <w:r>
            <w:rPr>
              <w:noProof/>
            </w:rPr>
            <w:t>18</w:t>
          </w:r>
          <w:r>
            <w:rPr>
              <w:noProof/>
            </w:rPr>
            <w:fldChar w:fldCharType="end"/>
          </w:r>
        </w:p>
        <w:p w14:paraId="0845696C" w14:textId="77777777" w:rsidR="00504D59" w:rsidRDefault="00504D59">
          <w:pPr>
            <w:pStyle w:val="TOC2"/>
            <w:tabs>
              <w:tab w:val="left" w:pos="745"/>
            </w:tabs>
            <w:rPr>
              <w:noProof/>
              <w:sz w:val="24"/>
              <w:szCs w:val="24"/>
              <w:lang w:eastAsia="ja-JP"/>
            </w:rPr>
          </w:pPr>
          <w:r>
            <w:rPr>
              <w:noProof/>
            </w:rPr>
            <w:t>4.2</w:t>
          </w:r>
          <w:r>
            <w:rPr>
              <w:noProof/>
              <w:sz w:val="24"/>
              <w:szCs w:val="24"/>
              <w:lang w:eastAsia="ja-JP"/>
            </w:rPr>
            <w:tab/>
          </w:r>
          <w:r>
            <w:rPr>
              <w:noProof/>
            </w:rPr>
            <w:t>Running Synthesis</w:t>
          </w:r>
          <w:r>
            <w:rPr>
              <w:noProof/>
            </w:rPr>
            <w:tab/>
          </w:r>
          <w:r>
            <w:rPr>
              <w:noProof/>
            </w:rPr>
            <w:fldChar w:fldCharType="begin"/>
          </w:r>
          <w:r>
            <w:rPr>
              <w:noProof/>
            </w:rPr>
            <w:instrText xml:space="preserve"> PAGEREF _Toc308595950 \h </w:instrText>
          </w:r>
          <w:r>
            <w:rPr>
              <w:noProof/>
            </w:rPr>
          </w:r>
          <w:r>
            <w:rPr>
              <w:noProof/>
            </w:rPr>
            <w:fldChar w:fldCharType="separate"/>
          </w:r>
          <w:r>
            <w:rPr>
              <w:noProof/>
            </w:rPr>
            <w:t>19</w:t>
          </w:r>
          <w:r>
            <w:rPr>
              <w:noProof/>
            </w:rPr>
            <w:fldChar w:fldCharType="end"/>
          </w:r>
        </w:p>
        <w:p w14:paraId="69E9FC52" w14:textId="77777777" w:rsidR="00504D59" w:rsidRDefault="00504D59">
          <w:pPr>
            <w:pStyle w:val="TOC3"/>
            <w:tabs>
              <w:tab w:val="left" w:pos="1142"/>
            </w:tabs>
            <w:rPr>
              <w:iCs w:val="0"/>
              <w:noProof/>
              <w:sz w:val="24"/>
              <w:szCs w:val="24"/>
              <w:lang w:eastAsia="ja-JP"/>
            </w:rPr>
          </w:pPr>
          <w:r>
            <w:rPr>
              <w:noProof/>
            </w:rPr>
            <w:t>4.2.1</w:t>
          </w:r>
          <w:r>
            <w:rPr>
              <w:iCs w:val="0"/>
              <w:noProof/>
              <w:sz w:val="24"/>
              <w:szCs w:val="24"/>
              <w:lang w:eastAsia="ja-JP"/>
            </w:rPr>
            <w:tab/>
          </w:r>
          <w:r>
            <w:rPr>
              <w:noProof/>
            </w:rPr>
            <w:t>For Cadence flow:</w:t>
          </w:r>
          <w:r>
            <w:rPr>
              <w:noProof/>
            </w:rPr>
            <w:tab/>
          </w:r>
          <w:r>
            <w:rPr>
              <w:noProof/>
            </w:rPr>
            <w:fldChar w:fldCharType="begin"/>
          </w:r>
          <w:r>
            <w:rPr>
              <w:noProof/>
            </w:rPr>
            <w:instrText xml:space="preserve"> PAGEREF _Toc308595951 \h </w:instrText>
          </w:r>
          <w:r>
            <w:rPr>
              <w:noProof/>
            </w:rPr>
          </w:r>
          <w:r>
            <w:rPr>
              <w:noProof/>
            </w:rPr>
            <w:fldChar w:fldCharType="separate"/>
          </w:r>
          <w:r>
            <w:rPr>
              <w:noProof/>
            </w:rPr>
            <w:t>19</w:t>
          </w:r>
          <w:r>
            <w:rPr>
              <w:noProof/>
            </w:rPr>
            <w:fldChar w:fldCharType="end"/>
          </w:r>
        </w:p>
        <w:p w14:paraId="5081B672" w14:textId="77777777" w:rsidR="00504D59" w:rsidRDefault="00504D59">
          <w:pPr>
            <w:pStyle w:val="TOC3"/>
            <w:tabs>
              <w:tab w:val="left" w:pos="1142"/>
            </w:tabs>
            <w:rPr>
              <w:iCs w:val="0"/>
              <w:noProof/>
              <w:sz w:val="24"/>
              <w:szCs w:val="24"/>
              <w:lang w:eastAsia="ja-JP"/>
            </w:rPr>
          </w:pPr>
          <w:r>
            <w:rPr>
              <w:noProof/>
            </w:rPr>
            <w:t>4.2.2</w:t>
          </w:r>
          <w:r>
            <w:rPr>
              <w:iCs w:val="0"/>
              <w:noProof/>
              <w:sz w:val="24"/>
              <w:szCs w:val="24"/>
              <w:lang w:eastAsia="ja-JP"/>
            </w:rPr>
            <w:tab/>
          </w:r>
          <w:r>
            <w:rPr>
              <w:noProof/>
            </w:rPr>
            <w:t>For Synopsys flow:</w:t>
          </w:r>
          <w:r>
            <w:rPr>
              <w:noProof/>
            </w:rPr>
            <w:tab/>
          </w:r>
          <w:r>
            <w:rPr>
              <w:noProof/>
            </w:rPr>
            <w:fldChar w:fldCharType="begin"/>
          </w:r>
          <w:r>
            <w:rPr>
              <w:noProof/>
            </w:rPr>
            <w:instrText xml:space="preserve"> PAGEREF _Toc308595952 \h </w:instrText>
          </w:r>
          <w:r>
            <w:rPr>
              <w:noProof/>
            </w:rPr>
          </w:r>
          <w:r>
            <w:rPr>
              <w:noProof/>
            </w:rPr>
            <w:fldChar w:fldCharType="separate"/>
          </w:r>
          <w:r>
            <w:rPr>
              <w:noProof/>
            </w:rPr>
            <w:t>20</w:t>
          </w:r>
          <w:r>
            <w:rPr>
              <w:noProof/>
            </w:rPr>
            <w:fldChar w:fldCharType="end"/>
          </w:r>
        </w:p>
        <w:p w14:paraId="1B411965" w14:textId="77777777" w:rsidR="00504D59" w:rsidRDefault="00504D59">
          <w:pPr>
            <w:pStyle w:val="TOC2"/>
            <w:tabs>
              <w:tab w:val="left" w:pos="745"/>
            </w:tabs>
            <w:rPr>
              <w:noProof/>
              <w:sz w:val="24"/>
              <w:szCs w:val="24"/>
              <w:lang w:eastAsia="ja-JP"/>
            </w:rPr>
          </w:pPr>
          <w:r>
            <w:rPr>
              <w:noProof/>
            </w:rPr>
            <w:t>4.3</w:t>
          </w:r>
          <w:r>
            <w:rPr>
              <w:noProof/>
              <w:sz w:val="24"/>
              <w:szCs w:val="24"/>
              <w:lang w:eastAsia="ja-JP"/>
            </w:rPr>
            <w:tab/>
          </w:r>
          <w:r>
            <w:rPr>
              <w:noProof/>
            </w:rPr>
            <w:t>Analyzing outputs</w:t>
          </w:r>
          <w:r>
            <w:rPr>
              <w:noProof/>
            </w:rPr>
            <w:tab/>
          </w:r>
          <w:r>
            <w:rPr>
              <w:noProof/>
            </w:rPr>
            <w:fldChar w:fldCharType="begin"/>
          </w:r>
          <w:r>
            <w:rPr>
              <w:noProof/>
            </w:rPr>
            <w:instrText xml:space="preserve"> PAGEREF _Toc308595953 \h </w:instrText>
          </w:r>
          <w:r>
            <w:rPr>
              <w:noProof/>
            </w:rPr>
          </w:r>
          <w:r>
            <w:rPr>
              <w:noProof/>
            </w:rPr>
            <w:fldChar w:fldCharType="separate"/>
          </w:r>
          <w:r>
            <w:rPr>
              <w:noProof/>
            </w:rPr>
            <w:t>20</w:t>
          </w:r>
          <w:r>
            <w:rPr>
              <w:noProof/>
            </w:rPr>
            <w:fldChar w:fldCharType="end"/>
          </w:r>
        </w:p>
        <w:p w14:paraId="2B77F356" w14:textId="77777777" w:rsidR="00504D59" w:rsidRDefault="00504D59">
          <w:pPr>
            <w:pStyle w:val="TOC3"/>
            <w:tabs>
              <w:tab w:val="left" w:pos="1142"/>
            </w:tabs>
            <w:rPr>
              <w:iCs w:val="0"/>
              <w:noProof/>
              <w:sz w:val="24"/>
              <w:szCs w:val="24"/>
              <w:lang w:eastAsia="ja-JP"/>
            </w:rPr>
          </w:pPr>
          <w:r>
            <w:rPr>
              <w:noProof/>
            </w:rPr>
            <w:t>4.3.1</w:t>
          </w:r>
          <w:r>
            <w:rPr>
              <w:iCs w:val="0"/>
              <w:noProof/>
              <w:sz w:val="24"/>
              <w:szCs w:val="24"/>
              <w:lang w:eastAsia="ja-JP"/>
            </w:rPr>
            <w:tab/>
          </w:r>
          <w:r>
            <w:rPr>
              <w:noProof/>
            </w:rPr>
            <w:t>Analyzing RC/RCP synthesis output</w:t>
          </w:r>
          <w:r>
            <w:rPr>
              <w:noProof/>
            </w:rPr>
            <w:tab/>
          </w:r>
          <w:r>
            <w:rPr>
              <w:noProof/>
            </w:rPr>
            <w:fldChar w:fldCharType="begin"/>
          </w:r>
          <w:r>
            <w:rPr>
              <w:noProof/>
            </w:rPr>
            <w:instrText xml:space="preserve"> PAGEREF _Toc308595954 \h </w:instrText>
          </w:r>
          <w:r>
            <w:rPr>
              <w:noProof/>
            </w:rPr>
          </w:r>
          <w:r>
            <w:rPr>
              <w:noProof/>
            </w:rPr>
            <w:fldChar w:fldCharType="separate"/>
          </w:r>
          <w:r>
            <w:rPr>
              <w:noProof/>
            </w:rPr>
            <w:t>20</w:t>
          </w:r>
          <w:r>
            <w:rPr>
              <w:noProof/>
            </w:rPr>
            <w:fldChar w:fldCharType="end"/>
          </w:r>
        </w:p>
        <w:p w14:paraId="33BEF433" w14:textId="77777777" w:rsidR="00504D59" w:rsidRDefault="00504D59">
          <w:pPr>
            <w:pStyle w:val="TOC3"/>
            <w:tabs>
              <w:tab w:val="left" w:pos="1142"/>
            </w:tabs>
            <w:rPr>
              <w:iCs w:val="0"/>
              <w:noProof/>
              <w:sz w:val="24"/>
              <w:szCs w:val="24"/>
              <w:lang w:eastAsia="ja-JP"/>
            </w:rPr>
          </w:pPr>
          <w:r>
            <w:rPr>
              <w:noProof/>
            </w:rPr>
            <w:t>4.3.2</w:t>
          </w:r>
          <w:r>
            <w:rPr>
              <w:iCs w:val="0"/>
              <w:noProof/>
              <w:sz w:val="24"/>
              <w:szCs w:val="24"/>
              <w:lang w:eastAsia="ja-JP"/>
            </w:rPr>
            <w:tab/>
          </w:r>
          <w:r>
            <w:rPr>
              <w:noProof/>
            </w:rPr>
            <w:t>Analyzing DC/DCT synthesis output</w:t>
          </w:r>
          <w:r>
            <w:rPr>
              <w:noProof/>
            </w:rPr>
            <w:tab/>
          </w:r>
          <w:r>
            <w:rPr>
              <w:noProof/>
            </w:rPr>
            <w:fldChar w:fldCharType="begin"/>
          </w:r>
          <w:r>
            <w:rPr>
              <w:noProof/>
            </w:rPr>
            <w:instrText xml:space="preserve"> PAGEREF _Toc308595955 \h </w:instrText>
          </w:r>
          <w:r>
            <w:rPr>
              <w:noProof/>
            </w:rPr>
          </w:r>
          <w:r>
            <w:rPr>
              <w:noProof/>
            </w:rPr>
            <w:fldChar w:fldCharType="separate"/>
          </w:r>
          <w:r>
            <w:rPr>
              <w:noProof/>
            </w:rPr>
            <w:t>20</w:t>
          </w:r>
          <w:r>
            <w:rPr>
              <w:noProof/>
            </w:rPr>
            <w:fldChar w:fldCharType="end"/>
          </w:r>
        </w:p>
        <w:p w14:paraId="3FAB06B8" w14:textId="77777777" w:rsidR="00504D59" w:rsidRDefault="00504D59">
          <w:pPr>
            <w:pStyle w:val="TOC1"/>
            <w:tabs>
              <w:tab w:val="clear" w:pos="360"/>
              <w:tab w:val="left" w:pos="362"/>
            </w:tabs>
            <w:rPr>
              <w:rFonts w:asciiTheme="minorHAnsi" w:hAnsiTheme="minorHAnsi"/>
              <w:b w:val="0"/>
              <w:color w:val="auto"/>
              <w:sz w:val="24"/>
              <w:szCs w:val="24"/>
              <w:lang w:eastAsia="ja-JP"/>
            </w:rPr>
          </w:pPr>
          <w:r>
            <w:t>5</w:t>
          </w:r>
          <w:r>
            <w:rPr>
              <w:rFonts w:asciiTheme="minorHAnsi" w:hAnsiTheme="minorHAnsi"/>
              <w:b w:val="0"/>
              <w:color w:val="auto"/>
              <w:sz w:val="24"/>
              <w:szCs w:val="24"/>
              <w:lang w:eastAsia="ja-JP"/>
            </w:rPr>
            <w:tab/>
          </w:r>
          <w:r>
            <w:t>Place and Route Guidelines</w:t>
          </w:r>
          <w:r>
            <w:tab/>
          </w:r>
          <w:r>
            <w:fldChar w:fldCharType="begin"/>
          </w:r>
          <w:r>
            <w:instrText xml:space="preserve"> PAGEREF _Toc308595956 \h </w:instrText>
          </w:r>
          <w:r>
            <w:fldChar w:fldCharType="separate"/>
          </w:r>
          <w:r>
            <w:t>22</w:t>
          </w:r>
          <w:r>
            <w:fldChar w:fldCharType="end"/>
          </w:r>
        </w:p>
        <w:p w14:paraId="1F2D918B" w14:textId="77777777" w:rsidR="00504D59" w:rsidRDefault="00504D59">
          <w:pPr>
            <w:pStyle w:val="TOC2"/>
            <w:tabs>
              <w:tab w:val="left" w:pos="745"/>
            </w:tabs>
            <w:rPr>
              <w:noProof/>
              <w:sz w:val="24"/>
              <w:szCs w:val="24"/>
              <w:lang w:eastAsia="ja-JP"/>
            </w:rPr>
          </w:pPr>
          <w:r>
            <w:rPr>
              <w:noProof/>
            </w:rPr>
            <w:t>5.1</w:t>
          </w:r>
          <w:r>
            <w:rPr>
              <w:noProof/>
              <w:sz w:val="24"/>
              <w:szCs w:val="24"/>
              <w:lang w:eastAsia="ja-JP"/>
            </w:rPr>
            <w:tab/>
          </w:r>
          <w:r>
            <w:rPr>
              <w:noProof/>
            </w:rPr>
            <w:t>P&amp;R keeping the NoC elements together</w:t>
          </w:r>
          <w:r>
            <w:rPr>
              <w:noProof/>
            </w:rPr>
            <w:tab/>
          </w:r>
          <w:r>
            <w:rPr>
              <w:noProof/>
            </w:rPr>
            <w:fldChar w:fldCharType="begin"/>
          </w:r>
          <w:r>
            <w:rPr>
              <w:noProof/>
            </w:rPr>
            <w:instrText xml:space="preserve"> PAGEREF _Toc308595957 \h </w:instrText>
          </w:r>
          <w:r>
            <w:rPr>
              <w:noProof/>
            </w:rPr>
          </w:r>
          <w:r>
            <w:rPr>
              <w:noProof/>
            </w:rPr>
            <w:fldChar w:fldCharType="separate"/>
          </w:r>
          <w:r>
            <w:rPr>
              <w:noProof/>
            </w:rPr>
            <w:t>22</w:t>
          </w:r>
          <w:r>
            <w:rPr>
              <w:noProof/>
            </w:rPr>
            <w:fldChar w:fldCharType="end"/>
          </w:r>
        </w:p>
        <w:p w14:paraId="32354D06" w14:textId="77777777" w:rsidR="00504D59" w:rsidRDefault="00504D59">
          <w:pPr>
            <w:pStyle w:val="TOC2"/>
            <w:tabs>
              <w:tab w:val="left" w:pos="745"/>
            </w:tabs>
            <w:rPr>
              <w:noProof/>
              <w:sz w:val="24"/>
              <w:szCs w:val="24"/>
              <w:lang w:eastAsia="ja-JP"/>
            </w:rPr>
          </w:pPr>
          <w:r>
            <w:rPr>
              <w:noProof/>
            </w:rPr>
            <w:t>5.2</w:t>
          </w:r>
          <w:r>
            <w:rPr>
              <w:noProof/>
              <w:sz w:val="24"/>
              <w:szCs w:val="24"/>
              <w:lang w:eastAsia="ja-JP"/>
            </w:rPr>
            <w:tab/>
          </w:r>
          <w:r>
            <w:rPr>
              <w:noProof/>
            </w:rPr>
            <w:t>P&amp;R merging NoC Elements with Host</w:t>
          </w:r>
          <w:r>
            <w:rPr>
              <w:noProof/>
            </w:rPr>
            <w:tab/>
          </w:r>
          <w:r>
            <w:rPr>
              <w:noProof/>
            </w:rPr>
            <w:fldChar w:fldCharType="begin"/>
          </w:r>
          <w:r>
            <w:rPr>
              <w:noProof/>
            </w:rPr>
            <w:instrText xml:space="preserve"> PAGEREF _Toc308595958 \h </w:instrText>
          </w:r>
          <w:r>
            <w:rPr>
              <w:noProof/>
            </w:rPr>
          </w:r>
          <w:r>
            <w:rPr>
              <w:noProof/>
            </w:rPr>
            <w:fldChar w:fldCharType="separate"/>
          </w:r>
          <w:r>
            <w:rPr>
              <w:noProof/>
            </w:rPr>
            <w:t>22</w:t>
          </w:r>
          <w:r>
            <w:rPr>
              <w:noProof/>
            </w:rPr>
            <w:fldChar w:fldCharType="end"/>
          </w:r>
        </w:p>
        <w:p w14:paraId="41D8BC9E" w14:textId="77777777" w:rsidR="00504D59" w:rsidRDefault="00504D59">
          <w:pPr>
            <w:pStyle w:val="TOC2"/>
            <w:tabs>
              <w:tab w:val="left" w:pos="745"/>
            </w:tabs>
            <w:rPr>
              <w:noProof/>
              <w:sz w:val="24"/>
              <w:szCs w:val="24"/>
              <w:lang w:eastAsia="ja-JP"/>
            </w:rPr>
          </w:pPr>
          <w:r>
            <w:rPr>
              <w:noProof/>
            </w:rPr>
            <w:t>5.3</w:t>
          </w:r>
          <w:r>
            <w:rPr>
              <w:noProof/>
              <w:sz w:val="24"/>
              <w:szCs w:val="24"/>
              <w:lang w:eastAsia="ja-JP"/>
            </w:rPr>
            <w:tab/>
          </w:r>
          <w:r>
            <w:rPr>
              <w:noProof/>
            </w:rPr>
            <w:t>NoC Quick Start Information</w:t>
          </w:r>
          <w:r>
            <w:rPr>
              <w:noProof/>
            </w:rPr>
            <w:tab/>
          </w:r>
          <w:r>
            <w:rPr>
              <w:noProof/>
            </w:rPr>
            <w:fldChar w:fldCharType="begin"/>
          </w:r>
          <w:r>
            <w:rPr>
              <w:noProof/>
            </w:rPr>
            <w:instrText xml:space="preserve"> PAGEREF _Toc308595959 \h </w:instrText>
          </w:r>
          <w:r>
            <w:rPr>
              <w:noProof/>
            </w:rPr>
          </w:r>
          <w:r>
            <w:rPr>
              <w:noProof/>
            </w:rPr>
            <w:fldChar w:fldCharType="separate"/>
          </w:r>
          <w:r>
            <w:rPr>
              <w:noProof/>
            </w:rPr>
            <w:t>23</w:t>
          </w:r>
          <w:r>
            <w:rPr>
              <w:noProof/>
            </w:rPr>
            <w:fldChar w:fldCharType="end"/>
          </w:r>
        </w:p>
        <w:p w14:paraId="32C8C048" w14:textId="77777777" w:rsidR="00504D59" w:rsidRDefault="00504D59">
          <w:pPr>
            <w:pStyle w:val="TOC3"/>
            <w:tabs>
              <w:tab w:val="left" w:pos="1142"/>
            </w:tabs>
            <w:rPr>
              <w:iCs w:val="0"/>
              <w:noProof/>
              <w:sz w:val="24"/>
              <w:szCs w:val="24"/>
              <w:lang w:eastAsia="ja-JP"/>
            </w:rPr>
          </w:pPr>
          <w:r>
            <w:rPr>
              <w:noProof/>
            </w:rPr>
            <w:t>5.3.1</w:t>
          </w:r>
          <w:r>
            <w:rPr>
              <w:iCs w:val="0"/>
              <w:noProof/>
              <w:sz w:val="24"/>
              <w:szCs w:val="24"/>
              <w:lang w:eastAsia="ja-JP"/>
            </w:rPr>
            <w:tab/>
          </w:r>
          <w:r>
            <w:rPr>
              <w:noProof/>
            </w:rPr>
            <w:t>NoC clock domains</w:t>
          </w:r>
          <w:r>
            <w:rPr>
              <w:noProof/>
            </w:rPr>
            <w:tab/>
          </w:r>
          <w:r>
            <w:rPr>
              <w:noProof/>
            </w:rPr>
            <w:fldChar w:fldCharType="begin"/>
          </w:r>
          <w:r>
            <w:rPr>
              <w:noProof/>
            </w:rPr>
            <w:instrText xml:space="preserve"> PAGEREF _Toc308595960 \h </w:instrText>
          </w:r>
          <w:r>
            <w:rPr>
              <w:noProof/>
            </w:rPr>
          </w:r>
          <w:r>
            <w:rPr>
              <w:noProof/>
            </w:rPr>
            <w:fldChar w:fldCharType="separate"/>
          </w:r>
          <w:r>
            <w:rPr>
              <w:noProof/>
            </w:rPr>
            <w:t>23</w:t>
          </w:r>
          <w:r>
            <w:rPr>
              <w:noProof/>
            </w:rPr>
            <w:fldChar w:fldCharType="end"/>
          </w:r>
        </w:p>
        <w:p w14:paraId="5A855D8D" w14:textId="77777777" w:rsidR="00504D59" w:rsidRDefault="00504D59">
          <w:pPr>
            <w:pStyle w:val="TOC3"/>
            <w:tabs>
              <w:tab w:val="left" w:pos="1142"/>
            </w:tabs>
            <w:rPr>
              <w:iCs w:val="0"/>
              <w:noProof/>
              <w:sz w:val="24"/>
              <w:szCs w:val="24"/>
              <w:lang w:eastAsia="ja-JP"/>
            </w:rPr>
          </w:pPr>
          <w:r>
            <w:rPr>
              <w:noProof/>
            </w:rPr>
            <w:lastRenderedPageBreak/>
            <w:t>5.3.2</w:t>
          </w:r>
          <w:r>
            <w:rPr>
              <w:iCs w:val="0"/>
              <w:noProof/>
              <w:sz w:val="24"/>
              <w:szCs w:val="24"/>
              <w:lang w:eastAsia="ja-JP"/>
            </w:rPr>
            <w:tab/>
          </w:r>
          <w:r>
            <w:rPr>
              <w:noProof/>
            </w:rPr>
            <w:t>Clock Gating Cell</w:t>
          </w:r>
          <w:r>
            <w:rPr>
              <w:noProof/>
            </w:rPr>
            <w:tab/>
          </w:r>
          <w:r>
            <w:rPr>
              <w:noProof/>
            </w:rPr>
            <w:fldChar w:fldCharType="begin"/>
          </w:r>
          <w:r>
            <w:rPr>
              <w:noProof/>
            </w:rPr>
            <w:instrText xml:space="preserve"> PAGEREF _Toc308595961 \h </w:instrText>
          </w:r>
          <w:r>
            <w:rPr>
              <w:noProof/>
            </w:rPr>
          </w:r>
          <w:r>
            <w:rPr>
              <w:noProof/>
            </w:rPr>
            <w:fldChar w:fldCharType="separate"/>
          </w:r>
          <w:r>
            <w:rPr>
              <w:noProof/>
            </w:rPr>
            <w:t>25</w:t>
          </w:r>
          <w:r>
            <w:rPr>
              <w:noProof/>
            </w:rPr>
            <w:fldChar w:fldCharType="end"/>
          </w:r>
        </w:p>
        <w:p w14:paraId="4962CA6E" w14:textId="77777777" w:rsidR="00504D59" w:rsidRDefault="00504D59">
          <w:pPr>
            <w:pStyle w:val="TOC3"/>
            <w:tabs>
              <w:tab w:val="left" w:pos="1142"/>
            </w:tabs>
            <w:rPr>
              <w:iCs w:val="0"/>
              <w:noProof/>
              <w:sz w:val="24"/>
              <w:szCs w:val="24"/>
              <w:lang w:eastAsia="ja-JP"/>
            </w:rPr>
          </w:pPr>
          <w:r>
            <w:rPr>
              <w:noProof/>
            </w:rPr>
            <w:t>5.3.3</w:t>
          </w:r>
          <w:r>
            <w:rPr>
              <w:iCs w:val="0"/>
              <w:noProof/>
              <w:sz w:val="24"/>
              <w:szCs w:val="24"/>
              <w:lang w:eastAsia="ja-JP"/>
            </w:rPr>
            <w:tab/>
          </w:r>
          <w:r>
            <w:rPr>
              <w:noProof/>
            </w:rPr>
            <w:t>NoC Clock tree</w:t>
          </w:r>
          <w:r>
            <w:rPr>
              <w:noProof/>
            </w:rPr>
            <w:tab/>
          </w:r>
          <w:r>
            <w:rPr>
              <w:noProof/>
            </w:rPr>
            <w:fldChar w:fldCharType="begin"/>
          </w:r>
          <w:r>
            <w:rPr>
              <w:noProof/>
            </w:rPr>
            <w:instrText xml:space="preserve"> PAGEREF _Toc308595962 \h </w:instrText>
          </w:r>
          <w:r>
            <w:rPr>
              <w:noProof/>
            </w:rPr>
          </w:r>
          <w:r>
            <w:rPr>
              <w:noProof/>
            </w:rPr>
            <w:fldChar w:fldCharType="separate"/>
          </w:r>
          <w:r>
            <w:rPr>
              <w:noProof/>
            </w:rPr>
            <w:t>26</w:t>
          </w:r>
          <w:r>
            <w:rPr>
              <w:noProof/>
            </w:rPr>
            <w:fldChar w:fldCharType="end"/>
          </w:r>
        </w:p>
        <w:p w14:paraId="6DFCC07D" w14:textId="77777777" w:rsidR="00504D59" w:rsidRDefault="00504D59">
          <w:pPr>
            <w:pStyle w:val="TOC3"/>
            <w:tabs>
              <w:tab w:val="left" w:pos="1142"/>
            </w:tabs>
            <w:rPr>
              <w:iCs w:val="0"/>
              <w:noProof/>
              <w:sz w:val="24"/>
              <w:szCs w:val="24"/>
              <w:lang w:eastAsia="ja-JP"/>
            </w:rPr>
          </w:pPr>
          <w:r>
            <w:rPr>
              <w:noProof/>
            </w:rPr>
            <w:t>5.3.4</w:t>
          </w:r>
          <w:r>
            <w:rPr>
              <w:iCs w:val="0"/>
              <w:noProof/>
              <w:sz w:val="24"/>
              <w:szCs w:val="24"/>
              <w:lang w:eastAsia="ja-JP"/>
            </w:rPr>
            <w:tab/>
          </w:r>
          <w:r>
            <w:rPr>
              <w:noProof/>
            </w:rPr>
            <w:t>Reset</w:t>
          </w:r>
          <w:r>
            <w:rPr>
              <w:noProof/>
            </w:rPr>
            <w:tab/>
          </w:r>
          <w:r>
            <w:rPr>
              <w:noProof/>
            </w:rPr>
            <w:fldChar w:fldCharType="begin"/>
          </w:r>
          <w:r>
            <w:rPr>
              <w:noProof/>
            </w:rPr>
            <w:instrText xml:space="preserve"> PAGEREF _Toc308595963 \h </w:instrText>
          </w:r>
          <w:r>
            <w:rPr>
              <w:noProof/>
            </w:rPr>
          </w:r>
          <w:r>
            <w:rPr>
              <w:noProof/>
            </w:rPr>
            <w:fldChar w:fldCharType="separate"/>
          </w:r>
          <w:r>
            <w:rPr>
              <w:noProof/>
            </w:rPr>
            <w:t>26</w:t>
          </w:r>
          <w:r>
            <w:rPr>
              <w:noProof/>
            </w:rPr>
            <w:fldChar w:fldCharType="end"/>
          </w:r>
        </w:p>
        <w:p w14:paraId="14717625" w14:textId="77777777" w:rsidR="00504D59" w:rsidRDefault="00504D59">
          <w:pPr>
            <w:pStyle w:val="TOC3"/>
            <w:tabs>
              <w:tab w:val="left" w:pos="1142"/>
            </w:tabs>
            <w:rPr>
              <w:iCs w:val="0"/>
              <w:noProof/>
              <w:sz w:val="24"/>
              <w:szCs w:val="24"/>
              <w:lang w:eastAsia="ja-JP"/>
            </w:rPr>
          </w:pPr>
          <w:r>
            <w:rPr>
              <w:noProof/>
            </w:rPr>
            <w:t>5.3.5</w:t>
          </w:r>
          <w:r>
            <w:rPr>
              <w:iCs w:val="0"/>
              <w:noProof/>
              <w:sz w:val="24"/>
              <w:szCs w:val="24"/>
              <w:lang w:eastAsia="ja-JP"/>
            </w:rPr>
            <w:tab/>
          </w:r>
          <w:r>
            <w:rPr>
              <w:noProof/>
            </w:rPr>
            <w:t>Standard Cells</w:t>
          </w:r>
          <w:r>
            <w:rPr>
              <w:noProof/>
            </w:rPr>
            <w:tab/>
          </w:r>
          <w:r>
            <w:rPr>
              <w:noProof/>
            </w:rPr>
            <w:fldChar w:fldCharType="begin"/>
          </w:r>
          <w:r>
            <w:rPr>
              <w:noProof/>
            </w:rPr>
            <w:instrText xml:space="preserve"> PAGEREF _Toc308595964 \h </w:instrText>
          </w:r>
          <w:r>
            <w:rPr>
              <w:noProof/>
            </w:rPr>
          </w:r>
          <w:r>
            <w:rPr>
              <w:noProof/>
            </w:rPr>
            <w:fldChar w:fldCharType="separate"/>
          </w:r>
          <w:r>
            <w:rPr>
              <w:noProof/>
            </w:rPr>
            <w:t>26</w:t>
          </w:r>
          <w:r>
            <w:rPr>
              <w:noProof/>
            </w:rPr>
            <w:fldChar w:fldCharType="end"/>
          </w:r>
        </w:p>
        <w:p w14:paraId="5FCE314C" w14:textId="77777777" w:rsidR="00504D59" w:rsidRDefault="00504D59">
          <w:pPr>
            <w:pStyle w:val="TOC3"/>
            <w:tabs>
              <w:tab w:val="left" w:pos="1142"/>
            </w:tabs>
            <w:rPr>
              <w:iCs w:val="0"/>
              <w:noProof/>
              <w:sz w:val="24"/>
              <w:szCs w:val="24"/>
              <w:lang w:eastAsia="ja-JP"/>
            </w:rPr>
          </w:pPr>
          <w:r>
            <w:rPr>
              <w:noProof/>
            </w:rPr>
            <w:t>5.3.6</w:t>
          </w:r>
          <w:r>
            <w:rPr>
              <w:iCs w:val="0"/>
              <w:noProof/>
              <w:sz w:val="24"/>
              <w:szCs w:val="24"/>
              <w:lang w:eastAsia="ja-JP"/>
            </w:rPr>
            <w:tab/>
          </w:r>
          <w:r>
            <w:rPr>
              <w:noProof/>
            </w:rPr>
            <w:t>Channel Routing</w:t>
          </w:r>
          <w:r>
            <w:rPr>
              <w:noProof/>
            </w:rPr>
            <w:tab/>
          </w:r>
          <w:r>
            <w:rPr>
              <w:noProof/>
            </w:rPr>
            <w:fldChar w:fldCharType="begin"/>
          </w:r>
          <w:r>
            <w:rPr>
              <w:noProof/>
            </w:rPr>
            <w:instrText xml:space="preserve"> PAGEREF _Toc308595965 \h </w:instrText>
          </w:r>
          <w:r>
            <w:rPr>
              <w:noProof/>
            </w:rPr>
          </w:r>
          <w:r>
            <w:rPr>
              <w:noProof/>
            </w:rPr>
            <w:fldChar w:fldCharType="separate"/>
          </w:r>
          <w:r>
            <w:rPr>
              <w:noProof/>
            </w:rPr>
            <w:t>27</w:t>
          </w:r>
          <w:r>
            <w:rPr>
              <w:noProof/>
            </w:rPr>
            <w:fldChar w:fldCharType="end"/>
          </w:r>
        </w:p>
        <w:p w14:paraId="044611DF" w14:textId="77777777" w:rsidR="00504D59" w:rsidRDefault="00504D59">
          <w:pPr>
            <w:pStyle w:val="TOC3"/>
            <w:tabs>
              <w:tab w:val="left" w:pos="1142"/>
            </w:tabs>
            <w:rPr>
              <w:iCs w:val="0"/>
              <w:noProof/>
              <w:sz w:val="24"/>
              <w:szCs w:val="24"/>
              <w:lang w:eastAsia="ja-JP"/>
            </w:rPr>
          </w:pPr>
          <w:r>
            <w:rPr>
              <w:noProof/>
            </w:rPr>
            <w:t>5.3.7</w:t>
          </w:r>
          <w:r>
            <w:rPr>
              <w:iCs w:val="0"/>
              <w:noProof/>
              <w:sz w:val="24"/>
              <w:szCs w:val="24"/>
              <w:lang w:eastAsia="ja-JP"/>
            </w:rPr>
            <w:tab/>
          </w:r>
          <w:r>
            <w:rPr>
              <w:noProof/>
            </w:rPr>
            <w:t>Repeaters</w:t>
          </w:r>
          <w:r>
            <w:rPr>
              <w:noProof/>
            </w:rPr>
            <w:tab/>
          </w:r>
          <w:r>
            <w:rPr>
              <w:noProof/>
            </w:rPr>
            <w:fldChar w:fldCharType="begin"/>
          </w:r>
          <w:r>
            <w:rPr>
              <w:noProof/>
            </w:rPr>
            <w:instrText xml:space="preserve"> PAGEREF _Toc308595966 \h </w:instrText>
          </w:r>
          <w:r>
            <w:rPr>
              <w:noProof/>
            </w:rPr>
          </w:r>
          <w:r>
            <w:rPr>
              <w:noProof/>
            </w:rPr>
            <w:fldChar w:fldCharType="separate"/>
          </w:r>
          <w:r>
            <w:rPr>
              <w:noProof/>
            </w:rPr>
            <w:t>27</w:t>
          </w:r>
          <w:r>
            <w:rPr>
              <w:noProof/>
            </w:rPr>
            <w:fldChar w:fldCharType="end"/>
          </w:r>
        </w:p>
        <w:p w14:paraId="0F2842A6" w14:textId="77777777" w:rsidR="00504D59" w:rsidRDefault="00504D59">
          <w:pPr>
            <w:pStyle w:val="TOC3"/>
            <w:tabs>
              <w:tab w:val="left" w:pos="1142"/>
            </w:tabs>
            <w:rPr>
              <w:iCs w:val="0"/>
              <w:noProof/>
              <w:sz w:val="24"/>
              <w:szCs w:val="24"/>
              <w:lang w:eastAsia="ja-JP"/>
            </w:rPr>
          </w:pPr>
          <w:r>
            <w:rPr>
              <w:noProof/>
            </w:rPr>
            <w:t>5.3.8</w:t>
          </w:r>
          <w:r>
            <w:rPr>
              <w:iCs w:val="0"/>
              <w:noProof/>
              <w:sz w:val="24"/>
              <w:szCs w:val="24"/>
              <w:lang w:eastAsia="ja-JP"/>
            </w:rPr>
            <w:tab/>
          </w:r>
          <w:r>
            <w:rPr>
              <w:noProof/>
            </w:rPr>
            <w:t>Repeaters &amp; Power Grid</w:t>
          </w:r>
          <w:r>
            <w:rPr>
              <w:noProof/>
            </w:rPr>
            <w:tab/>
          </w:r>
          <w:r>
            <w:rPr>
              <w:noProof/>
            </w:rPr>
            <w:fldChar w:fldCharType="begin"/>
          </w:r>
          <w:r>
            <w:rPr>
              <w:noProof/>
            </w:rPr>
            <w:instrText xml:space="preserve"> PAGEREF _Toc308595967 \h </w:instrText>
          </w:r>
          <w:r>
            <w:rPr>
              <w:noProof/>
            </w:rPr>
          </w:r>
          <w:r>
            <w:rPr>
              <w:noProof/>
            </w:rPr>
            <w:fldChar w:fldCharType="separate"/>
          </w:r>
          <w:r>
            <w:rPr>
              <w:noProof/>
            </w:rPr>
            <w:t>27</w:t>
          </w:r>
          <w:r>
            <w:rPr>
              <w:noProof/>
            </w:rPr>
            <w:fldChar w:fldCharType="end"/>
          </w:r>
        </w:p>
        <w:p w14:paraId="16919B58" w14:textId="77777777" w:rsidR="00504D59" w:rsidRDefault="00504D59">
          <w:pPr>
            <w:pStyle w:val="TOC3"/>
            <w:tabs>
              <w:tab w:val="left" w:pos="1142"/>
            </w:tabs>
            <w:rPr>
              <w:iCs w:val="0"/>
              <w:noProof/>
              <w:sz w:val="24"/>
              <w:szCs w:val="24"/>
              <w:lang w:eastAsia="ja-JP"/>
            </w:rPr>
          </w:pPr>
          <w:r>
            <w:rPr>
              <w:noProof/>
            </w:rPr>
            <w:t>5.3.9</w:t>
          </w:r>
          <w:r>
            <w:rPr>
              <w:iCs w:val="0"/>
              <w:noProof/>
              <w:sz w:val="24"/>
              <w:szCs w:val="24"/>
              <w:lang w:eastAsia="ja-JP"/>
            </w:rPr>
            <w:tab/>
          </w:r>
          <w:r>
            <w:rPr>
              <w:noProof/>
            </w:rPr>
            <w:t>Synchronizers</w:t>
          </w:r>
          <w:r>
            <w:rPr>
              <w:noProof/>
            </w:rPr>
            <w:tab/>
          </w:r>
          <w:r>
            <w:rPr>
              <w:noProof/>
            </w:rPr>
            <w:fldChar w:fldCharType="begin"/>
          </w:r>
          <w:r>
            <w:rPr>
              <w:noProof/>
            </w:rPr>
            <w:instrText xml:space="preserve"> PAGEREF _Toc308595968 \h </w:instrText>
          </w:r>
          <w:r>
            <w:rPr>
              <w:noProof/>
            </w:rPr>
          </w:r>
          <w:r>
            <w:rPr>
              <w:noProof/>
            </w:rPr>
            <w:fldChar w:fldCharType="separate"/>
          </w:r>
          <w:r>
            <w:rPr>
              <w:noProof/>
            </w:rPr>
            <w:t>27</w:t>
          </w:r>
          <w:r>
            <w:rPr>
              <w:noProof/>
            </w:rPr>
            <w:fldChar w:fldCharType="end"/>
          </w:r>
        </w:p>
        <w:p w14:paraId="6B014BEB" w14:textId="77777777" w:rsidR="00504D59" w:rsidRDefault="00504D59">
          <w:pPr>
            <w:pStyle w:val="TOC1"/>
            <w:tabs>
              <w:tab w:val="clear" w:pos="360"/>
              <w:tab w:val="left" w:pos="362"/>
            </w:tabs>
            <w:rPr>
              <w:rFonts w:asciiTheme="minorHAnsi" w:hAnsiTheme="minorHAnsi"/>
              <w:b w:val="0"/>
              <w:color w:val="auto"/>
              <w:sz w:val="24"/>
              <w:szCs w:val="24"/>
              <w:lang w:eastAsia="ja-JP"/>
            </w:rPr>
          </w:pPr>
          <w:r>
            <w:t>6</w:t>
          </w:r>
          <w:r>
            <w:rPr>
              <w:rFonts w:asciiTheme="minorHAnsi" w:hAnsiTheme="minorHAnsi"/>
              <w:b w:val="0"/>
              <w:color w:val="auto"/>
              <w:sz w:val="24"/>
              <w:szCs w:val="24"/>
              <w:lang w:eastAsia="ja-JP"/>
            </w:rPr>
            <w:tab/>
          </w:r>
          <w:r>
            <w:t>DFT</w:t>
          </w:r>
          <w:r>
            <w:tab/>
          </w:r>
          <w:r>
            <w:fldChar w:fldCharType="begin"/>
          </w:r>
          <w:r>
            <w:instrText xml:space="preserve"> PAGEREF _Toc308595969 \h </w:instrText>
          </w:r>
          <w:r>
            <w:fldChar w:fldCharType="separate"/>
          </w:r>
          <w:r>
            <w:t>29</w:t>
          </w:r>
          <w:r>
            <w:fldChar w:fldCharType="end"/>
          </w:r>
        </w:p>
        <w:p w14:paraId="3C810C38" w14:textId="171B1668" w:rsidR="0067672D" w:rsidRPr="00316E41" w:rsidRDefault="0067672D" w:rsidP="00316E41">
          <w:pPr>
            <w:pStyle w:val="TOC1"/>
            <w:rPr>
              <w:rStyle w:val="Hyperlink"/>
            </w:rPr>
          </w:pPr>
          <w:r w:rsidRPr="00316E41">
            <w:rPr>
              <w:rStyle w:val="Hyperlink"/>
            </w:rPr>
            <w:fldChar w:fldCharType="end"/>
          </w:r>
        </w:p>
      </w:sdtContent>
    </w:sdt>
    <w:p w14:paraId="2102DA0B" w14:textId="77777777" w:rsidR="0067672D" w:rsidRPr="00316E41" w:rsidRDefault="0067672D" w:rsidP="00316E41">
      <w:pPr>
        <w:pStyle w:val="TOC1"/>
        <w:rPr>
          <w:rStyle w:val="Hyperlink"/>
        </w:rPr>
      </w:pPr>
    </w:p>
    <w:p w14:paraId="1116C688" w14:textId="77777777" w:rsidR="00C11143" w:rsidRPr="00B67533" w:rsidRDefault="00C11143" w:rsidP="0067672D">
      <w:pPr>
        <w:pStyle w:val="Body"/>
        <w:rPr>
          <w:rFonts w:asciiTheme="majorHAnsi" w:hAnsiTheme="majorHAnsi"/>
        </w:rPr>
      </w:pPr>
    </w:p>
    <w:p w14:paraId="0AA11A50" w14:textId="77777777" w:rsidR="00C11143" w:rsidRPr="00B67533" w:rsidRDefault="00C11143" w:rsidP="0067672D">
      <w:pPr>
        <w:pStyle w:val="Body"/>
        <w:rPr>
          <w:rFonts w:asciiTheme="majorHAnsi" w:hAnsiTheme="majorHAnsi"/>
        </w:rPr>
      </w:pPr>
    </w:p>
    <w:p w14:paraId="72D76545" w14:textId="77777777" w:rsidR="00087C03" w:rsidRDefault="00087C03">
      <w:pPr>
        <w:rPr>
          <w:rFonts w:asciiTheme="majorHAnsi" w:eastAsiaTheme="majorEastAsia" w:hAnsiTheme="majorHAnsi" w:cstheme="majorBidi"/>
          <w:color w:val="000000" w:themeColor="text1"/>
          <w:sz w:val="38"/>
        </w:rPr>
      </w:pPr>
      <w:r>
        <w:rPr>
          <w:sz w:val="38"/>
        </w:rPr>
        <w:br w:type="page"/>
      </w:r>
    </w:p>
    <w:p w14:paraId="7621EB65" w14:textId="770E18B9" w:rsidR="00087C03" w:rsidRPr="00BB2FA9" w:rsidRDefault="00087C03" w:rsidP="00087C03">
      <w:pPr>
        <w:pStyle w:val="Title"/>
        <w:rPr>
          <w:sz w:val="38"/>
          <w:szCs w:val="22"/>
        </w:rPr>
      </w:pPr>
      <w:r w:rsidRPr="00BB2FA9">
        <w:rPr>
          <w:sz w:val="38"/>
          <w:szCs w:val="22"/>
        </w:rPr>
        <w:lastRenderedPageBreak/>
        <w:t>List of Figures</w:t>
      </w:r>
    </w:p>
    <w:p w14:paraId="392C58EC" w14:textId="77777777" w:rsidR="00504D59" w:rsidRDefault="00087C03">
      <w:pPr>
        <w:pStyle w:val="TableofFigures"/>
        <w:tabs>
          <w:tab w:val="right" w:leader="dot" w:pos="9350"/>
        </w:tabs>
        <w:rPr>
          <w:noProof/>
          <w:sz w:val="24"/>
          <w:szCs w:val="24"/>
          <w:lang w:eastAsia="ja-JP"/>
        </w:rPr>
      </w:pPr>
      <w:r w:rsidRPr="00080656">
        <w:rPr>
          <w:rFonts w:asciiTheme="majorHAnsi" w:hAnsiTheme="majorHAnsi"/>
        </w:rPr>
        <w:fldChar w:fldCharType="begin"/>
      </w:r>
      <w:r w:rsidRPr="00080656">
        <w:rPr>
          <w:rFonts w:asciiTheme="majorHAnsi" w:hAnsiTheme="majorHAnsi"/>
        </w:rPr>
        <w:instrText xml:space="preserve"> TOC \f f \h \z \t "Figure,1" \c "Figure" </w:instrText>
      </w:r>
      <w:r w:rsidRPr="00080656">
        <w:rPr>
          <w:rFonts w:asciiTheme="majorHAnsi" w:hAnsiTheme="majorHAnsi"/>
        </w:rPr>
        <w:fldChar w:fldCharType="separate"/>
      </w:r>
      <w:r w:rsidR="00504D59" w:rsidRPr="00F25904">
        <w:rPr>
          <w:rFonts w:ascii="Palatino Linotype" w:hAnsi="Palatino Linotype"/>
          <w:noProof/>
        </w:rPr>
        <w:t>Figure 1: Example SoC with mesh NoC</w:t>
      </w:r>
      <w:r w:rsidR="00504D59">
        <w:rPr>
          <w:noProof/>
        </w:rPr>
        <w:tab/>
      </w:r>
      <w:r w:rsidR="00504D59">
        <w:rPr>
          <w:noProof/>
        </w:rPr>
        <w:fldChar w:fldCharType="begin"/>
      </w:r>
      <w:r w:rsidR="00504D59">
        <w:rPr>
          <w:noProof/>
        </w:rPr>
        <w:instrText xml:space="preserve"> PAGEREF _Toc308595970 \h </w:instrText>
      </w:r>
      <w:r w:rsidR="00504D59">
        <w:rPr>
          <w:noProof/>
        </w:rPr>
      </w:r>
      <w:r w:rsidR="00504D59">
        <w:rPr>
          <w:noProof/>
        </w:rPr>
        <w:fldChar w:fldCharType="separate"/>
      </w:r>
      <w:r w:rsidR="00504D59">
        <w:rPr>
          <w:noProof/>
        </w:rPr>
        <w:t>6</w:t>
      </w:r>
      <w:r w:rsidR="00504D59">
        <w:rPr>
          <w:noProof/>
        </w:rPr>
        <w:fldChar w:fldCharType="end"/>
      </w:r>
    </w:p>
    <w:p w14:paraId="755C39D6"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2: Example Heterogeneous Mesh</w:t>
      </w:r>
      <w:r>
        <w:rPr>
          <w:noProof/>
        </w:rPr>
        <w:tab/>
      </w:r>
      <w:r>
        <w:rPr>
          <w:noProof/>
        </w:rPr>
        <w:fldChar w:fldCharType="begin"/>
      </w:r>
      <w:r>
        <w:rPr>
          <w:noProof/>
        </w:rPr>
        <w:instrText xml:space="preserve"> PAGEREF _Toc308595971 \h </w:instrText>
      </w:r>
      <w:r>
        <w:rPr>
          <w:noProof/>
        </w:rPr>
      </w:r>
      <w:r>
        <w:rPr>
          <w:noProof/>
        </w:rPr>
        <w:fldChar w:fldCharType="separate"/>
      </w:r>
      <w:r>
        <w:rPr>
          <w:noProof/>
        </w:rPr>
        <w:t>7</w:t>
      </w:r>
      <w:r>
        <w:rPr>
          <w:noProof/>
        </w:rPr>
        <w:fldChar w:fldCharType="end"/>
      </w:r>
    </w:p>
    <w:p w14:paraId="6E23BA5B"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3: A bridge sits between the host and the router</w:t>
      </w:r>
      <w:r>
        <w:rPr>
          <w:noProof/>
        </w:rPr>
        <w:tab/>
      </w:r>
      <w:r>
        <w:rPr>
          <w:noProof/>
        </w:rPr>
        <w:fldChar w:fldCharType="begin"/>
      </w:r>
      <w:r>
        <w:rPr>
          <w:noProof/>
        </w:rPr>
        <w:instrText xml:space="preserve"> PAGEREF _Toc308595972 \h </w:instrText>
      </w:r>
      <w:r>
        <w:rPr>
          <w:noProof/>
        </w:rPr>
      </w:r>
      <w:r>
        <w:rPr>
          <w:noProof/>
        </w:rPr>
        <w:fldChar w:fldCharType="separate"/>
      </w:r>
      <w:r>
        <w:rPr>
          <w:noProof/>
        </w:rPr>
        <w:t>9</w:t>
      </w:r>
      <w:r>
        <w:rPr>
          <w:noProof/>
        </w:rPr>
        <w:fldChar w:fldCharType="end"/>
      </w:r>
    </w:p>
    <w:p w14:paraId="6BB11963"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4: Communication is never combinatorial</w:t>
      </w:r>
      <w:r>
        <w:rPr>
          <w:noProof/>
        </w:rPr>
        <w:tab/>
      </w:r>
      <w:r>
        <w:rPr>
          <w:noProof/>
        </w:rPr>
        <w:fldChar w:fldCharType="begin"/>
      </w:r>
      <w:r>
        <w:rPr>
          <w:noProof/>
        </w:rPr>
        <w:instrText xml:space="preserve"> PAGEREF _Toc308595973 \h </w:instrText>
      </w:r>
      <w:r>
        <w:rPr>
          <w:noProof/>
        </w:rPr>
      </w:r>
      <w:r>
        <w:rPr>
          <w:noProof/>
        </w:rPr>
        <w:fldChar w:fldCharType="separate"/>
      </w:r>
      <w:r>
        <w:rPr>
          <w:noProof/>
        </w:rPr>
        <w:t>9</w:t>
      </w:r>
      <w:r>
        <w:rPr>
          <w:noProof/>
        </w:rPr>
        <w:fldChar w:fldCharType="end"/>
      </w:r>
    </w:p>
    <w:p w14:paraId="0427CD33"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5: Adding pipeline stages is functionally allowed</w:t>
      </w:r>
      <w:r>
        <w:rPr>
          <w:noProof/>
        </w:rPr>
        <w:tab/>
      </w:r>
      <w:r>
        <w:rPr>
          <w:noProof/>
        </w:rPr>
        <w:fldChar w:fldCharType="begin"/>
      </w:r>
      <w:r>
        <w:rPr>
          <w:noProof/>
        </w:rPr>
        <w:instrText xml:space="preserve"> PAGEREF _Toc308595974 \h </w:instrText>
      </w:r>
      <w:r>
        <w:rPr>
          <w:noProof/>
        </w:rPr>
      </w:r>
      <w:r>
        <w:rPr>
          <w:noProof/>
        </w:rPr>
        <w:fldChar w:fldCharType="separate"/>
      </w:r>
      <w:r>
        <w:rPr>
          <w:noProof/>
        </w:rPr>
        <w:t>10</w:t>
      </w:r>
      <w:r>
        <w:rPr>
          <w:noProof/>
        </w:rPr>
        <w:fldChar w:fldCharType="end"/>
      </w:r>
    </w:p>
    <w:p w14:paraId="05F7D61A"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6: An example flow chart explaining steps from NocStudio to Synthesis output</w:t>
      </w:r>
      <w:r>
        <w:rPr>
          <w:noProof/>
        </w:rPr>
        <w:tab/>
      </w:r>
      <w:r>
        <w:rPr>
          <w:noProof/>
        </w:rPr>
        <w:fldChar w:fldCharType="begin"/>
      </w:r>
      <w:r>
        <w:rPr>
          <w:noProof/>
        </w:rPr>
        <w:instrText xml:space="preserve"> PAGEREF _Toc308595975 \h </w:instrText>
      </w:r>
      <w:r>
        <w:rPr>
          <w:noProof/>
        </w:rPr>
      </w:r>
      <w:r>
        <w:rPr>
          <w:noProof/>
        </w:rPr>
        <w:fldChar w:fldCharType="separate"/>
      </w:r>
      <w:r>
        <w:rPr>
          <w:noProof/>
        </w:rPr>
        <w:t>12</w:t>
      </w:r>
      <w:r>
        <w:rPr>
          <w:noProof/>
        </w:rPr>
        <w:fldChar w:fldCharType="end"/>
      </w:r>
    </w:p>
    <w:p w14:paraId="0FDD5C3F"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7: NoC RTL Netlist Structure</w:t>
      </w:r>
      <w:r>
        <w:rPr>
          <w:noProof/>
        </w:rPr>
        <w:tab/>
      </w:r>
      <w:r>
        <w:rPr>
          <w:noProof/>
        </w:rPr>
        <w:fldChar w:fldCharType="begin"/>
      </w:r>
      <w:r>
        <w:rPr>
          <w:noProof/>
        </w:rPr>
        <w:instrText xml:space="preserve"> PAGEREF _Toc308595976 \h </w:instrText>
      </w:r>
      <w:r>
        <w:rPr>
          <w:noProof/>
        </w:rPr>
      </w:r>
      <w:r>
        <w:rPr>
          <w:noProof/>
        </w:rPr>
        <w:fldChar w:fldCharType="separate"/>
      </w:r>
      <w:r>
        <w:rPr>
          <w:noProof/>
        </w:rPr>
        <w:t>13</w:t>
      </w:r>
      <w:r>
        <w:rPr>
          <w:noProof/>
        </w:rPr>
        <w:fldChar w:fldCharType="end"/>
      </w:r>
    </w:p>
    <w:p w14:paraId="3A28843A"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8: 8 Port Router with 4 directional ports &amp; 4 host ports</w:t>
      </w:r>
      <w:r>
        <w:rPr>
          <w:noProof/>
        </w:rPr>
        <w:tab/>
      </w:r>
      <w:r>
        <w:rPr>
          <w:noProof/>
        </w:rPr>
        <w:fldChar w:fldCharType="begin"/>
      </w:r>
      <w:r>
        <w:rPr>
          <w:noProof/>
        </w:rPr>
        <w:instrText xml:space="preserve"> PAGEREF _Toc308595977 \h </w:instrText>
      </w:r>
      <w:r>
        <w:rPr>
          <w:noProof/>
        </w:rPr>
      </w:r>
      <w:r>
        <w:rPr>
          <w:noProof/>
        </w:rPr>
        <w:fldChar w:fldCharType="separate"/>
      </w:r>
      <w:r>
        <w:rPr>
          <w:noProof/>
        </w:rPr>
        <w:t>14</w:t>
      </w:r>
      <w:r>
        <w:rPr>
          <w:noProof/>
        </w:rPr>
        <w:fldChar w:fldCharType="end"/>
      </w:r>
    </w:p>
    <w:p w14:paraId="3F656668"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9: Dual NoC layers</w:t>
      </w:r>
      <w:r>
        <w:rPr>
          <w:noProof/>
        </w:rPr>
        <w:tab/>
      </w:r>
      <w:r>
        <w:rPr>
          <w:noProof/>
        </w:rPr>
        <w:fldChar w:fldCharType="begin"/>
      </w:r>
      <w:r>
        <w:rPr>
          <w:noProof/>
        </w:rPr>
        <w:instrText xml:space="preserve"> PAGEREF _Toc308595978 \h </w:instrText>
      </w:r>
      <w:r>
        <w:rPr>
          <w:noProof/>
        </w:rPr>
      </w:r>
      <w:r>
        <w:rPr>
          <w:noProof/>
        </w:rPr>
        <w:fldChar w:fldCharType="separate"/>
      </w:r>
      <w:r>
        <w:rPr>
          <w:noProof/>
        </w:rPr>
        <w:t>15</w:t>
      </w:r>
      <w:r>
        <w:rPr>
          <w:noProof/>
        </w:rPr>
        <w:fldChar w:fldCharType="end"/>
      </w:r>
    </w:p>
    <w:p w14:paraId="30168C9B"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10: NocStudio GUI snapshot</w:t>
      </w:r>
      <w:r>
        <w:rPr>
          <w:noProof/>
        </w:rPr>
        <w:tab/>
      </w:r>
      <w:r>
        <w:rPr>
          <w:noProof/>
        </w:rPr>
        <w:fldChar w:fldCharType="begin"/>
      </w:r>
      <w:r>
        <w:rPr>
          <w:noProof/>
        </w:rPr>
        <w:instrText xml:space="preserve"> PAGEREF _Toc308595979 \h </w:instrText>
      </w:r>
      <w:r>
        <w:rPr>
          <w:noProof/>
        </w:rPr>
      </w:r>
      <w:r>
        <w:rPr>
          <w:noProof/>
        </w:rPr>
        <w:fldChar w:fldCharType="separate"/>
      </w:r>
      <w:r>
        <w:rPr>
          <w:noProof/>
        </w:rPr>
        <w:t>16</w:t>
      </w:r>
      <w:r>
        <w:rPr>
          <w:noProof/>
        </w:rPr>
        <w:fldChar w:fldCharType="end"/>
      </w:r>
    </w:p>
    <w:p w14:paraId="6C1CF491"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11: NoC Elements in stand-alone P&amp;R regions</w:t>
      </w:r>
      <w:r>
        <w:rPr>
          <w:noProof/>
        </w:rPr>
        <w:tab/>
      </w:r>
      <w:r>
        <w:rPr>
          <w:noProof/>
        </w:rPr>
        <w:fldChar w:fldCharType="begin"/>
      </w:r>
      <w:r>
        <w:rPr>
          <w:noProof/>
        </w:rPr>
        <w:instrText xml:space="preserve"> PAGEREF _Toc308595980 \h </w:instrText>
      </w:r>
      <w:r>
        <w:rPr>
          <w:noProof/>
        </w:rPr>
      </w:r>
      <w:r>
        <w:rPr>
          <w:noProof/>
        </w:rPr>
        <w:fldChar w:fldCharType="separate"/>
      </w:r>
      <w:r>
        <w:rPr>
          <w:noProof/>
        </w:rPr>
        <w:t>22</w:t>
      </w:r>
      <w:r>
        <w:rPr>
          <w:noProof/>
        </w:rPr>
        <w:fldChar w:fldCharType="end"/>
      </w:r>
    </w:p>
    <w:p w14:paraId="2DDF4BD9"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12: Merge all NoC Elements with Host P&amp;R Region</w:t>
      </w:r>
      <w:r>
        <w:rPr>
          <w:noProof/>
        </w:rPr>
        <w:tab/>
      </w:r>
      <w:r>
        <w:rPr>
          <w:noProof/>
        </w:rPr>
        <w:fldChar w:fldCharType="begin"/>
      </w:r>
      <w:r>
        <w:rPr>
          <w:noProof/>
        </w:rPr>
        <w:instrText xml:space="preserve"> PAGEREF _Toc308595981 \h </w:instrText>
      </w:r>
      <w:r>
        <w:rPr>
          <w:noProof/>
        </w:rPr>
      </w:r>
      <w:r>
        <w:rPr>
          <w:noProof/>
        </w:rPr>
        <w:fldChar w:fldCharType="separate"/>
      </w:r>
      <w:r>
        <w:rPr>
          <w:noProof/>
        </w:rPr>
        <w:t>23</w:t>
      </w:r>
      <w:r>
        <w:rPr>
          <w:noProof/>
        </w:rPr>
        <w:fldChar w:fldCharType="end"/>
      </w:r>
    </w:p>
    <w:p w14:paraId="6A6D9055"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13: Bridge and AXI agent with async clock</w:t>
      </w:r>
      <w:r>
        <w:rPr>
          <w:noProof/>
        </w:rPr>
        <w:tab/>
      </w:r>
      <w:r>
        <w:rPr>
          <w:noProof/>
        </w:rPr>
        <w:fldChar w:fldCharType="begin"/>
      </w:r>
      <w:r>
        <w:rPr>
          <w:noProof/>
        </w:rPr>
        <w:instrText xml:space="preserve"> PAGEREF _Toc308595982 \h </w:instrText>
      </w:r>
      <w:r>
        <w:rPr>
          <w:noProof/>
        </w:rPr>
      </w:r>
      <w:r>
        <w:rPr>
          <w:noProof/>
        </w:rPr>
        <w:fldChar w:fldCharType="separate"/>
      </w:r>
      <w:r>
        <w:rPr>
          <w:noProof/>
        </w:rPr>
        <w:t>23</w:t>
      </w:r>
      <w:r>
        <w:rPr>
          <w:noProof/>
        </w:rPr>
        <w:fldChar w:fldCharType="end"/>
      </w:r>
    </w:p>
    <w:p w14:paraId="0846F82E"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14: Host A and NoC clock domain different than Host B clock</w:t>
      </w:r>
      <w:r>
        <w:rPr>
          <w:noProof/>
        </w:rPr>
        <w:tab/>
      </w:r>
      <w:r>
        <w:rPr>
          <w:noProof/>
        </w:rPr>
        <w:fldChar w:fldCharType="begin"/>
      </w:r>
      <w:r>
        <w:rPr>
          <w:noProof/>
        </w:rPr>
        <w:instrText xml:space="preserve"> PAGEREF _Toc308595983 \h </w:instrText>
      </w:r>
      <w:r>
        <w:rPr>
          <w:noProof/>
        </w:rPr>
      </w:r>
      <w:r>
        <w:rPr>
          <w:noProof/>
        </w:rPr>
        <w:fldChar w:fldCharType="separate"/>
      </w:r>
      <w:r>
        <w:rPr>
          <w:noProof/>
        </w:rPr>
        <w:t>24</w:t>
      </w:r>
      <w:r>
        <w:rPr>
          <w:noProof/>
        </w:rPr>
        <w:fldChar w:fldCharType="end"/>
      </w:r>
    </w:p>
    <w:p w14:paraId="25ABB462"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15: Host A &amp; B with different clock domains than NoC clock</w:t>
      </w:r>
      <w:r>
        <w:rPr>
          <w:noProof/>
        </w:rPr>
        <w:tab/>
      </w:r>
      <w:r>
        <w:rPr>
          <w:noProof/>
        </w:rPr>
        <w:fldChar w:fldCharType="begin"/>
      </w:r>
      <w:r>
        <w:rPr>
          <w:noProof/>
        </w:rPr>
        <w:instrText xml:space="preserve"> PAGEREF _Toc308595984 \h </w:instrText>
      </w:r>
      <w:r>
        <w:rPr>
          <w:noProof/>
        </w:rPr>
      </w:r>
      <w:r>
        <w:rPr>
          <w:noProof/>
        </w:rPr>
        <w:fldChar w:fldCharType="separate"/>
      </w:r>
      <w:r>
        <w:rPr>
          <w:noProof/>
        </w:rPr>
        <w:t>24</w:t>
      </w:r>
      <w:r>
        <w:rPr>
          <w:noProof/>
        </w:rPr>
        <w:fldChar w:fldCharType="end"/>
      </w:r>
    </w:p>
    <w:p w14:paraId="4733EBDE"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16: Reset logic</w:t>
      </w:r>
      <w:r>
        <w:rPr>
          <w:noProof/>
        </w:rPr>
        <w:tab/>
      </w:r>
      <w:r>
        <w:rPr>
          <w:noProof/>
        </w:rPr>
        <w:fldChar w:fldCharType="begin"/>
      </w:r>
      <w:r>
        <w:rPr>
          <w:noProof/>
        </w:rPr>
        <w:instrText xml:space="preserve"> PAGEREF _Toc308595985 \h </w:instrText>
      </w:r>
      <w:r>
        <w:rPr>
          <w:noProof/>
        </w:rPr>
      </w:r>
      <w:r>
        <w:rPr>
          <w:noProof/>
        </w:rPr>
        <w:fldChar w:fldCharType="separate"/>
      </w:r>
      <w:r>
        <w:rPr>
          <w:noProof/>
        </w:rPr>
        <w:t>26</w:t>
      </w:r>
      <w:r>
        <w:rPr>
          <w:noProof/>
        </w:rPr>
        <w:fldChar w:fldCharType="end"/>
      </w:r>
    </w:p>
    <w:p w14:paraId="2DEC7C71" w14:textId="77777777" w:rsidR="00504D59" w:rsidRDefault="00504D59">
      <w:pPr>
        <w:pStyle w:val="TableofFigures"/>
        <w:tabs>
          <w:tab w:val="right" w:leader="dot" w:pos="9350"/>
        </w:tabs>
        <w:rPr>
          <w:noProof/>
          <w:sz w:val="24"/>
          <w:szCs w:val="24"/>
          <w:lang w:eastAsia="ja-JP"/>
        </w:rPr>
      </w:pPr>
      <w:r w:rsidRPr="00F25904">
        <w:rPr>
          <w:rFonts w:ascii="Palatino Linotype" w:hAnsi="Palatino Linotype"/>
          <w:noProof/>
        </w:rPr>
        <w:t>Figure 17: NetSpeed synchronizer module</w:t>
      </w:r>
      <w:r>
        <w:rPr>
          <w:noProof/>
        </w:rPr>
        <w:tab/>
      </w:r>
      <w:r>
        <w:rPr>
          <w:noProof/>
        </w:rPr>
        <w:fldChar w:fldCharType="begin"/>
      </w:r>
      <w:r>
        <w:rPr>
          <w:noProof/>
        </w:rPr>
        <w:instrText xml:space="preserve"> PAGEREF _Toc308595986 \h </w:instrText>
      </w:r>
      <w:r>
        <w:rPr>
          <w:noProof/>
        </w:rPr>
      </w:r>
      <w:r>
        <w:rPr>
          <w:noProof/>
        </w:rPr>
        <w:fldChar w:fldCharType="separate"/>
      </w:r>
      <w:r>
        <w:rPr>
          <w:noProof/>
        </w:rPr>
        <w:t>28</w:t>
      </w:r>
      <w:r>
        <w:rPr>
          <w:noProof/>
        </w:rPr>
        <w:fldChar w:fldCharType="end"/>
      </w:r>
    </w:p>
    <w:p w14:paraId="374F44C5" w14:textId="77777777" w:rsidR="00087C03" w:rsidRPr="00080656" w:rsidRDefault="00087C03" w:rsidP="00087C03">
      <w:pPr>
        <w:rPr>
          <w:rFonts w:asciiTheme="majorHAnsi" w:hAnsiTheme="majorHAnsi"/>
        </w:rPr>
      </w:pPr>
      <w:r w:rsidRPr="00080656">
        <w:rPr>
          <w:rFonts w:asciiTheme="majorHAnsi" w:hAnsiTheme="majorHAnsi"/>
        </w:rPr>
        <w:fldChar w:fldCharType="end"/>
      </w:r>
    </w:p>
    <w:p w14:paraId="617B3498" w14:textId="77777777" w:rsidR="00C11143" w:rsidRPr="00B67533" w:rsidRDefault="00C11143" w:rsidP="0067672D">
      <w:pPr>
        <w:pStyle w:val="Body"/>
        <w:rPr>
          <w:rFonts w:asciiTheme="majorHAnsi" w:hAnsiTheme="majorHAnsi"/>
        </w:rPr>
      </w:pPr>
    </w:p>
    <w:p w14:paraId="4E9D9AA3" w14:textId="77777777" w:rsidR="00C11143" w:rsidRPr="00B67533" w:rsidRDefault="00C11143" w:rsidP="0067672D">
      <w:pPr>
        <w:pStyle w:val="Body"/>
        <w:rPr>
          <w:rFonts w:asciiTheme="majorHAnsi" w:hAnsiTheme="majorHAnsi"/>
        </w:rPr>
      </w:pPr>
    </w:p>
    <w:p w14:paraId="0F423CE1" w14:textId="77777777" w:rsidR="00C11143" w:rsidRPr="00B67533" w:rsidRDefault="00C11143" w:rsidP="0067672D">
      <w:pPr>
        <w:pStyle w:val="Body"/>
        <w:rPr>
          <w:rFonts w:asciiTheme="majorHAnsi" w:hAnsiTheme="majorHAnsi"/>
        </w:rPr>
      </w:pPr>
    </w:p>
    <w:p w14:paraId="7B263929" w14:textId="77777777" w:rsidR="00C11143" w:rsidRPr="00B67533" w:rsidRDefault="00C11143" w:rsidP="0067672D">
      <w:pPr>
        <w:pStyle w:val="Body"/>
        <w:rPr>
          <w:rFonts w:asciiTheme="majorHAnsi" w:hAnsiTheme="majorHAnsi"/>
        </w:rPr>
      </w:pPr>
    </w:p>
    <w:p w14:paraId="046BC74B" w14:textId="77777777" w:rsidR="00C11143" w:rsidRPr="00B67533" w:rsidRDefault="00C11143" w:rsidP="0067672D">
      <w:pPr>
        <w:pStyle w:val="Body"/>
        <w:rPr>
          <w:rFonts w:asciiTheme="majorHAnsi" w:hAnsiTheme="majorHAnsi"/>
        </w:rPr>
      </w:pPr>
    </w:p>
    <w:p w14:paraId="35C94337" w14:textId="77777777" w:rsidR="00C11143" w:rsidRPr="00B67533" w:rsidRDefault="00C11143" w:rsidP="0067672D">
      <w:pPr>
        <w:pStyle w:val="Body"/>
        <w:rPr>
          <w:rFonts w:asciiTheme="majorHAnsi" w:hAnsiTheme="majorHAnsi"/>
        </w:rPr>
      </w:pPr>
    </w:p>
    <w:p w14:paraId="05246CF3" w14:textId="77777777" w:rsidR="00C11143" w:rsidRPr="00B67533" w:rsidRDefault="00C11143" w:rsidP="0067672D">
      <w:pPr>
        <w:pStyle w:val="Body"/>
        <w:rPr>
          <w:rFonts w:asciiTheme="majorHAnsi" w:hAnsiTheme="majorHAnsi"/>
        </w:rPr>
      </w:pPr>
    </w:p>
    <w:p w14:paraId="5706BC5B" w14:textId="0DD412BC" w:rsidR="00C11143" w:rsidRPr="00652FAC" w:rsidRDefault="00153B8D" w:rsidP="00652FAC">
      <w:pPr>
        <w:pStyle w:val="Heading1"/>
      </w:pPr>
      <w:bookmarkStart w:id="20" w:name="_Ref349307461"/>
      <w:bookmarkStart w:id="21" w:name="_Toc416343485"/>
      <w:bookmarkStart w:id="22" w:name="_Toc308595939"/>
      <w:bookmarkStart w:id="23" w:name="_Ref38774764"/>
      <w:bookmarkStart w:id="24" w:name="_Toc38782205"/>
      <w:bookmarkEnd w:id="7"/>
      <w:r w:rsidRPr="004905AC">
        <w:rPr>
          <w:rFonts w:ascii="Palatino Linotype" w:hAnsi="Palatino Linotype"/>
          <w:color w:val="auto"/>
        </w:rPr>
        <w:lastRenderedPageBreak/>
        <w:t>Introduction to NetSpeed NoC</w:t>
      </w:r>
      <w:bookmarkEnd w:id="20"/>
      <w:bookmarkEnd w:id="21"/>
      <w:bookmarkEnd w:id="22"/>
    </w:p>
    <w:p w14:paraId="1F3AE37E" w14:textId="77777777" w:rsidR="00153B8D" w:rsidRPr="004905AC" w:rsidRDefault="00153B8D" w:rsidP="00153B8D">
      <w:pPr>
        <w:pStyle w:val="Body"/>
        <w:rPr>
          <w:rFonts w:ascii="Palatino Linotype" w:hAnsi="Palatino Linotype"/>
        </w:rPr>
      </w:pPr>
      <w:r w:rsidRPr="004905AC">
        <w:rPr>
          <w:rFonts w:ascii="Palatino Linotype" w:hAnsi="Palatino Linotype"/>
        </w:rPr>
        <w:t>The NetSpeed NoC has been designed to meet complex interconnect architectural requirements while enabling ease of physical implementation and rapid timing closure.  The NoC is based on a mesh topology, which allows simple point-to-point communication.</w:t>
      </w:r>
    </w:p>
    <w:p w14:paraId="31362CC5" w14:textId="77777777" w:rsidR="00153B8D" w:rsidRPr="004905AC" w:rsidRDefault="00153B8D" w:rsidP="00153B8D">
      <w:pPr>
        <w:pStyle w:val="Body"/>
        <w:rPr>
          <w:rFonts w:ascii="Palatino Linotype" w:hAnsi="Palatino Linotype"/>
        </w:rPr>
      </w:pPr>
    </w:p>
    <w:p w14:paraId="06604CCC"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rPr>
        <w:object w:dxaOrig="8715" w:dyaOrig="8715" w14:anchorId="64D79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95pt;height:319.95pt" o:ole="">
            <v:imagedata r:id="rId10" o:title=""/>
          </v:shape>
          <o:OLEObject Type="Embed" ProgID="Visio.Drawing.11" ShapeID="_x0000_i1025" DrawAspect="Content" ObjectID="_1522305766" r:id="rId11"/>
        </w:object>
      </w:r>
    </w:p>
    <w:p w14:paraId="376EEFAC" w14:textId="77777777" w:rsidR="00153B8D" w:rsidRPr="004905AC" w:rsidRDefault="00153B8D" w:rsidP="00153B8D">
      <w:pPr>
        <w:pStyle w:val="Body"/>
        <w:keepNext/>
        <w:jc w:val="center"/>
        <w:rPr>
          <w:rFonts w:ascii="Palatino Linotype" w:hAnsi="Palatino Linotype"/>
        </w:rPr>
      </w:pPr>
    </w:p>
    <w:p w14:paraId="35ED70DA" w14:textId="77777777" w:rsidR="00153B8D" w:rsidRPr="004905AC" w:rsidRDefault="00153B8D" w:rsidP="00153B8D">
      <w:pPr>
        <w:pStyle w:val="Caption"/>
        <w:jc w:val="center"/>
        <w:rPr>
          <w:rFonts w:ascii="Palatino Linotype" w:hAnsi="Palatino Linotype"/>
          <w:b/>
        </w:rPr>
      </w:pPr>
      <w:bookmarkStart w:id="25" w:name="_Toc416343514"/>
      <w:bookmarkStart w:id="26" w:name="_Toc308595970"/>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w:t>
      </w:r>
      <w:r w:rsidRPr="004905AC">
        <w:rPr>
          <w:rFonts w:ascii="Palatino Linotype" w:hAnsi="Palatino Linotype"/>
          <w:b/>
        </w:rPr>
        <w:fldChar w:fldCharType="end"/>
      </w:r>
      <w:r w:rsidRPr="004905AC">
        <w:rPr>
          <w:rFonts w:ascii="Palatino Linotype" w:hAnsi="Palatino Linotype"/>
        </w:rPr>
        <w:t>: Example SoC with mesh NoC</w:t>
      </w:r>
      <w:bookmarkEnd w:id="25"/>
      <w:bookmarkEnd w:id="26"/>
    </w:p>
    <w:p w14:paraId="710F2D17" w14:textId="77777777" w:rsidR="00153B8D" w:rsidRPr="004905AC" w:rsidRDefault="00153B8D" w:rsidP="00153B8D">
      <w:pPr>
        <w:pStyle w:val="Body"/>
        <w:rPr>
          <w:rFonts w:ascii="Palatino Linotype" w:hAnsi="Palatino Linotype"/>
        </w:rPr>
      </w:pPr>
    </w:p>
    <w:p w14:paraId="6E41B9A6" w14:textId="77777777" w:rsidR="00153B8D" w:rsidRPr="004905AC" w:rsidRDefault="00153B8D" w:rsidP="00153B8D">
      <w:pPr>
        <w:pStyle w:val="Body"/>
        <w:rPr>
          <w:rFonts w:ascii="Palatino Linotype" w:hAnsi="Palatino Linotype"/>
        </w:rPr>
      </w:pPr>
      <w:r w:rsidRPr="004905AC">
        <w:rPr>
          <w:rFonts w:ascii="Palatino Linotype" w:hAnsi="Palatino Linotype"/>
        </w:rPr>
        <w:t>The diagram above shows an example SoC with the SoC components interconnected with a mesh-based NoC.  The various components in the system, called hosts, connect locally to a router in the northwest corner of the host.  The routers are then connected to neighboring routers through point-to-point connections.</w:t>
      </w:r>
    </w:p>
    <w:p w14:paraId="6A7BFD87" w14:textId="77777777" w:rsidR="00153B8D" w:rsidRPr="004905AC" w:rsidRDefault="00153B8D" w:rsidP="00153B8D">
      <w:pPr>
        <w:pStyle w:val="Body"/>
        <w:rPr>
          <w:rFonts w:ascii="Palatino Linotype" w:hAnsi="Palatino Linotype"/>
        </w:rPr>
      </w:pPr>
    </w:p>
    <w:p w14:paraId="31BA175C" w14:textId="77777777" w:rsidR="00153B8D" w:rsidRPr="004905AC" w:rsidRDefault="00153B8D" w:rsidP="00153B8D">
      <w:pPr>
        <w:pStyle w:val="Body"/>
        <w:rPr>
          <w:rFonts w:ascii="Palatino Linotype" w:hAnsi="Palatino Linotype"/>
        </w:rPr>
      </w:pPr>
      <w:r w:rsidRPr="004905AC">
        <w:rPr>
          <w:rFonts w:ascii="Palatino Linotype" w:hAnsi="Palatino Linotype"/>
        </w:rPr>
        <w:lastRenderedPageBreak/>
        <w:t>One of the significant implementation advantages of a mesh-based NoC is that routing the global signals is straightforward.  Routers are placed in a grid formation, and the global connections follow the lines of the grid.  This avoids large buses crossing paths with one another.  It also avoids routing many different buses to a central location which can create significant congestion, such as in a crossbar design.</w:t>
      </w:r>
    </w:p>
    <w:p w14:paraId="4B1EECCD" w14:textId="77777777" w:rsidR="00153B8D" w:rsidRPr="004905AC" w:rsidRDefault="00153B8D" w:rsidP="00153B8D">
      <w:pPr>
        <w:pStyle w:val="Body"/>
        <w:rPr>
          <w:rFonts w:ascii="Palatino Linotype" w:hAnsi="Palatino Linotype"/>
        </w:rPr>
      </w:pPr>
    </w:p>
    <w:p w14:paraId="7C6F6024" w14:textId="77777777" w:rsidR="00153B8D" w:rsidRPr="004905AC" w:rsidRDefault="00153B8D" w:rsidP="00153B8D">
      <w:pPr>
        <w:pStyle w:val="Heading2"/>
      </w:pPr>
      <w:bookmarkStart w:id="27" w:name="_Toc416343486"/>
      <w:bookmarkStart w:id="28" w:name="_Toc308595940"/>
      <w:r w:rsidRPr="00153B8D">
        <w:t>Heterogeneous</w:t>
      </w:r>
      <w:r w:rsidRPr="004905AC">
        <w:t xml:space="preserve"> Mesh</w:t>
      </w:r>
      <w:bookmarkEnd w:id="27"/>
      <w:bookmarkEnd w:id="28"/>
    </w:p>
    <w:p w14:paraId="57C845F4" w14:textId="77777777" w:rsidR="00153B8D" w:rsidRPr="004905AC" w:rsidRDefault="00153B8D" w:rsidP="00153B8D">
      <w:pPr>
        <w:pStyle w:val="Body"/>
        <w:rPr>
          <w:rFonts w:ascii="Palatino Linotype" w:hAnsi="Palatino Linotype"/>
        </w:rPr>
      </w:pPr>
      <w:r w:rsidRPr="004905AC">
        <w:rPr>
          <w:rFonts w:ascii="Palatino Linotype" w:hAnsi="Palatino Linotype"/>
        </w:rPr>
        <w:t>The NetSpeed NoC topology is customizable to support heterogeneous host shapes and sizes and to meet architectural requirements including bandwidth, latency, area, and power consumption.  One of the key ways this is supported is by creating a heterogeneous mesh.</w:t>
      </w:r>
    </w:p>
    <w:p w14:paraId="39308BAA" w14:textId="77777777" w:rsidR="00153B8D" w:rsidRPr="004905AC" w:rsidRDefault="00153B8D" w:rsidP="00153B8D">
      <w:pPr>
        <w:pStyle w:val="Body"/>
        <w:rPr>
          <w:rFonts w:ascii="Palatino Linotype" w:hAnsi="Palatino Linotype"/>
        </w:rPr>
      </w:pPr>
    </w:p>
    <w:p w14:paraId="166AD36D"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rPr>
        <w:object w:dxaOrig="11985" w:dyaOrig="8715" w14:anchorId="3DA6FEE6">
          <v:shape id="_x0000_i1026" type="#_x0000_t75" style="width:410.7pt;height:297.4pt" o:ole="">
            <v:imagedata r:id="rId12" o:title=""/>
          </v:shape>
          <o:OLEObject Type="Embed" ProgID="Visio.Drawing.11" ShapeID="_x0000_i1026" DrawAspect="Content" ObjectID="_1522305767" r:id="rId13"/>
        </w:object>
      </w:r>
    </w:p>
    <w:p w14:paraId="1B3DA7D5" w14:textId="77777777" w:rsidR="00153B8D" w:rsidRPr="004905AC" w:rsidRDefault="00153B8D" w:rsidP="00153B8D">
      <w:pPr>
        <w:pStyle w:val="Body"/>
        <w:keepNext/>
        <w:rPr>
          <w:rFonts w:ascii="Palatino Linotype" w:hAnsi="Palatino Linotype"/>
        </w:rPr>
      </w:pPr>
    </w:p>
    <w:p w14:paraId="275C68CD" w14:textId="77777777" w:rsidR="00153B8D" w:rsidRPr="004905AC" w:rsidRDefault="00153B8D" w:rsidP="00153B8D">
      <w:pPr>
        <w:pStyle w:val="Caption"/>
        <w:jc w:val="center"/>
        <w:rPr>
          <w:rFonts w:ascii="Palatino Linotype" w:hAnsi="Palatino Linotype"/>
          <w:b/>
        </w:rPr>
      </w:pPr>
      <w:bookmarkStart w:id="29" w:name="_Toc416343515"/>
      <w:bookmarkStart w:id="30" w:name="_Toc308595971"/>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2</w:t>
      </w:r>
      <w:r w:rsidRPr="004905AC">
        <w:rPr>
          <w:rFonts w:ascii="Palatino Linotype" w:hAnsi="Palatino Linotype"/>
          <w:b/>
        </w:rPr>
        <w:fldChar w:fldCharType="end"/>
      </w:r>
      <w:r w:rsidRPr="004905AC">
        <w:rPr>
          <w:rFonts w:ascii="Palatino Linotype" w:hAnsi="Palatino Linotype"/>
        </w:rPr>
        <w:t>: Example Heterogeneous Mesh</w:t>
      </w:r>
      <w:bookmarkEnd w:id="29"/>
      <w:bookmarkEnd w:id="30"/>
    </w:p>
    <w:p w14:paraId="1F2D52D2" w14:textId="77777777" w:rsidR="00153B8D" w:rsidRPr="004905AC" w:rsidRDefault="00153B8D" w:rsidP="00153B8D">
      <w:pPr>
        <w:pStyle w:val="Body"/>
        <w:rPr>
          <w:rFonts w:ascii="Palatino Linotype" w:hAnsi="Palatino Linotype"/>
        </w:rPr>
      </w:pPr>
    </w:p>
    <w:p w14:paraId="28CF0DAB"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In addition to topology, NetSpeed heterogeneous mesh supports significant variability.  Link widths can vary at every interface.  Links can be removed if they are not needed.  Routers can be </w:t>
      </w:r>
      <w:r w:rsidRPr="004905AC">
        <w:rPr>
          <w:rFonts w:ascii="Palatino Linotype" w:hAnsi="Palatino Linotype"/>
        </w:rPr>
        <w:lastRenderedPageBreak/>
        <w:t>removed if they are not needed.  The number of ports on each router can vary, including the port connecting the router to the host.  The size and aspect ratio of the hosts can change as well.</w:t>
      </w:r>
    </w:p>
    <w:p w14:paraId="2A4C289F" w14:textId="77777777" w:rsidR="00153B8D" w:rsidRPr="004905AC" w:rsidRDefault="00153B8D" w:rsidP="00153B8D">
      <w:pPr>
        <w:pStyle w:val="Body"/>
        <w:rPr>
          <w:rFonts w:ascii="Palatino Linotype" w:hAnsi="Palatino Linotype"/>
        </w:rPr>
      </w:pPr>
    </w:p>
    <w:p w14:paraId="46BF2AE3" w14:textId="77777777" w:rsidR="00153B8D" w:rsidRPr="004905AC" w:rsidRDefault="00153B8D" w:rsidP="00153B8D">
      <w:pPr>
        <w:pStyle w:val="Body"/>
        <w:rPr>
          <w:rFonts w:ascii="Palatino Linotype" w:hAnsi="Palatino Linotype"/>
        </w:rPr>
      </w:pPr>
      <w:r w:rsidRPr="004905AC">
        <w:rPr>
          <w:rFonts w:ascii="Palatino Linotype" w:hAnsi="Palatino Linotype"/>
        </w:rPr>
        <w:t>For physical design, this means that individual components of the NoC can vary significantly.  Topology may be heterogeneous and individual links may vary in width and length.  NetSpeed heterogeneous mesh is however designed in NocStudio such that the resulting topology is based on the SoC floor plan and host shapes and sizes.  This will avoid any significant surprises in terms of timing or wiring congestion during the physical implementation of the SoC components and the NoC.</w:t>
      </w:r>
    </w:p>
    <w:p w14:paraId="2EDD191D" w14:textId="77777777" w:rsidR="00153B8D" w:rsidRPr="004905AC" w:rsidRDefault="00153B8D" w:rsidP="00153B8D">
      <w:pPr>
        <w:pStyle w:val="Body"/>
        <w:rPr>
          <w:rFonts w:ascii="Palatino Linotype" w:hAnsi="Palatino Linotype"/>
        </w:rPr>
      </w:pPr>
    </w:p>
    <w:p w14:paraId="73192E6C" w14:textId="77777777" w:rsidR="00153B8D" w:rsidRPr="004905AC" w:rsidRDefault="00153B8D" w:rsidP="00153B8D">
      <w:pPr>
        <w:pStyle w:val="Body"/>
        <w:rPr>
          <w:rFonts w:ascii="Palatino Linotype" w:hAnsi="Palatino Linotype"/>
        </w:rPr>
      </w:pPr>
      <w:r w:rsidRPr="004905AC">
        <w:rPr>
          <w:rFonts w:ascii="Palatino Linotype" w:hAnsi="Palatino Linotype"/>
        </w:rPr>
        <w:t>While a heterogeneous mesh may differ from a standard full mesh topology significantly, it still retains some of the key implementation advantages of a mesh such as simplified signaling, distributed wiring and arbitration, and high performance.  Connections remain point-to-point, and global routing still avoids congestion points.</w:t>
      </w:r>
    </w:p>
    <w:p w14:paraId="2816CA9D" w14:textId="77777777" w:rsidR="00153B8D" w:rsidRPr="004905AC" w:rsidRDefault="00153B8D" w:rsidP="00153B8D">
      <w:pPr>
        <w:pStyle w:val="Body"/>
        <w:rPr>
          <w:rFonts w:ascii="Palatino Linotype" w:hAnsi="Palatino Linotype"/>
        </w:rPr>
      </w:pPr>
    </w:p>
    <w:p w14:paraId="0D67B9BD" w14:textId="77777777" w:rsidR="00153B8D" w:rsidRPr="00153B8D" w:rsidRDefault="00153B8D" w:rsidP="00153B8D">
      <w:pPr>
        <w:pStyle w:val="Heading2"/>
      </w:pPr>
      <w:bookmarkStart w:id="31" w:name="_Toc416343487"/>
      <w:bookmarkStart w:id="32" w:name="_Toc308595941"/>
      <w:r w:rsidRPr="00153B8D">
        <w:t>Bridges</w:t>
      </w:r>
      <w:bookmarkEnd w:id="31"/>
      <w:bookmarkEnd w:id="32"/>
    </w:p>
    <w:p w14:paraId="5F4D2CD3" w14:textId="77777777" w:rsidR="00153B8D" w:rsidRPr="004905AC" w:rsidRDefault="00153B8D" w:rsidP="00153B8D">
      <w:pPr>
        <w:pStyle w:val="Body"/>
        <w:rPr>
          <w:rFonts w:ascii="Palatino Linotype" w:hAnsi="Palatino Linotype"/>
        </w:rPr>
      </w:pPr>
      <w:r w:rsidRPr="004905AC">
        <w:rPr>
          <w:rFonts w:ascii="Palatino Linotype" w:hAnsi="Palatino Linotype"/>
        </w:rPr>
        <w:t>Hosts communicate with each other through ports; a host may have multiple ports. Each port may connect to a NoC router’s port however the host ports do not directly communicate with the routers.  Routers use a simple packetized communication protocol to exchange information quickly and efficiently, however the host ports are often designed to communicate using a standard bus protocol such as AMBA.  In order for the host ports to communicate to the router, a bridge is used which converts the host port’s protocol to NoC’s internal protocol.</w:t>
      </w:r>
    </w:p>
    <w:p w14:paraId="2EBD7817" w14:textId="77777777" w:rsidR="00153B8D" w:rsidRPr="004905AC" w:rsidRDefault="00153B8D" w:rsidP="00153B8D">
      <w:pPr>
        <w:pStyle w:val="Body"/>
        <w:rPr>
          <w:rFonts w:ascii="Palatino Linotype" w:hAnsi="Palatino Linotype"/>
        </w:rPr>
      </w:pPr>
      <w:r w:rsidRPr="004905AC">
        <w:rPr>
          <w:rFonts w:ascii="Palatino Linotype" w:hAnsi="Palatino Linotype"/>
        </w:rPr>
        <w:t>The bridge is a light-weight component that sits between the host port and the router it connects to and it is part of the NoC generated by NocStudio.</w:t>
      </w:r>
    </w:p>
    <w:p w14:paraId="35B4D13D" w14:textId="77777777" w:rsidR="00153B8D" w:rsidRPr="004905AC" w:rsidRDefault="00153B8D" w:rsidP="00153B8D">
      <w:pPr>
        <w:pStyle w:val="Body"/>
        <w:rPr>
          <w:rFonts w:ascii="Palatino Linotype" w:hAnsi="Palatino Linotype"/>
        </w:rPr>
      </w:pPr>
    </w:p>
    <w:p w14:paraId="74CBE48D"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0B2830D7" wp14:editId="1FE66E77">
                <wp:extent cx="2914650" cy="2752725"/>
                <wp:effectExtent l="38100" t="38100" r="19050" b="104775"/>
                <wp:docPr id="4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4650" cy="2752725"/>
                          <a:chOff x="379307" y="808920"/>
                          <a:chExt cx="3552779" cy="3362479"/>
                        </a:xfrm>
                      </wpg:grpSpPr>
                      <wps:wsp>
                        <wps:cNvPr id="37" name="Snip and Round Single Corner Rectangle 37"/>
                        <wps:cNvSpPr/>
                        <wps:spPr>
                          <a:xfrm flipH="1">
                            <a:off x="1739604" y="214951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38" name="Snip and Round Single Corner Rectangle 38"/>
                        <wps:cNvSpPr/>
                        <wps:spPr>
                          <a:xfrm flipH="1">
                            <a:off x="2762968" y="311100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A8D9D03"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NoC</w:t>
                              </w:r>
                            </w:p>
                            <w:p w14:paraId="35CD65AA"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Router</w:t>
                              </w:r>
                            </w:p>
                            <w:p w14:paraId="23C201FA"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39" name="Rectangle 39"/>
                        <wps:cNvSpPr/>
                        <wps:spPr>
                          <a:xfrm rot="18900000">
                            <a:off x="2055935" y="253412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D297C7" w14:textId="77777777" w:rsidR="006F24EE" w:rsidRDefault="006F24EE" w:rsidP="00153B8D">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40" name="Straight Connector 40"/>
                        <wps:cNvCnPr>
                          <a:stCxn id="39" idx="2"/>
                        </wps:cNvCnPr>
                        <wps:spPr>
                          <a:xfrm rot="16200000" flipH="1">
                            <a:off x="2377276" y="2725300"/>
                            <a:ext cx="494136" cy="49416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2" name="Rectangle 42"/>
                        <wps:cNvSpPr/>
                        <wps:spPr>
                          <a:xfrm rot="2700000">
                            <a:off x="741000" y="108219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7E15A3D3" w14:textId="77777777" w:rsidR="006F24EE" w:rsidRDefault="006F24EE" w:rsidP="00153B8D">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43" name="Rectangle 43"/>
                        <wps:cNvSpPr/>
                        <wps:spPr>
                          <a:xfrm rot="2700000">
                            <a:off x="997415" y="115561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4" name="Rectangle 44"/>
                        <wps:cNvSpPr/>
                        <wps:spPr>
                          <a:xfrm rot="2700000" flipV="1">
                            <a:off x="442871" y="170914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5" name="Rectangle 45"/>
                        <wps:cNvSpPr/>
                        <wps:spPr>
                          <a:xfrm rot="18900000">
                            <a:off x="379307" y="112695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46" name="Straight Connector 46"/>
                        <wps:cNvCnPr>
                          <a:endCxn id="39" idx="0"/>
                        </wps:cNvCnPr>
                        <wps:spPr>
                          <a:xfrm rot="16200000" flipH="1">
                            <a:off x="1801941" y="214999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rot="5400000">
                            <a:off x="2626964" y="253961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rot="10800000" flipV="1">
                            <a:off x="1593850" y="352823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49" name="Straight Connector 49"/>
                        <wps:cNvCnPr/>
                        <wps:spPr>
                          <a:xfrm rot="10800000" flipV="1">
                            <a:off x="3442704" y="352823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rot="5400000" flipH="1" flipV="1">
                            <a:off x="2992513" y="396238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0B2830D7" id="Group 40" o:spid="_x0000_s1026" style="width:229.5pt;height:216.75pt;mso-position-horizontal-relative:char;mso-position-vertical-relative:line" coordorigin="3793,8089" coordsize="35527,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">
                <v:shape id="Snip and Round Single Corner Rectangle 37" o:spid="_x0000_s1027" style="position:absolute;left:17396;top:21495;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WnMEA&#10;AADbAAAADwAAAGRycy9kb3ducmV2LnhtbESP0YrCMBRE34X9h3AXfJE1dYW6VKMsCy4+CW39gEtz&#10;bYrNTWmirX9vBMHHYWbOMJvdaFtxo943jhUs5gkI4srphmsFp3L/9QPCB2SNrWNScCcPu+3HZIOZ&#10;dgPndCtCLSKEfYYKTAhdJqWvDFn0c9cRR+/seoshyr6Wuschwm0rv5MklRYbjgsGO/ozVF2Kq1WQ&#10;olt05ioHcyyL838a8sHNcqWmn+PvGkSgMbzDr/ZBK1iu4Pkl/g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UlpzBAAAA2wAAAA8AAAAAAAAAAAAAAAAAmAIAAGRycy9kb3du&#10;cmV2LnhtbFBLBQYAAAAABAAEAPUAAACGAwAAAAA=&#10;" path="m,l1188675,r666825,666825l1855500,1757855,,1757855,,,,xe" fillcolor="#bfbfbf" strokecolor="windowText">
                  <v:path arrowok="t" o:connecttype="custom" o:connectlocs="0,0;1188675,0;1855500,666825;1855500,1757855;0,1757855;0,0;0,0" o:connectangles="0,0,0,0,0,0,0"/>
                </v:shape>
                <v:shape id="Snip and Round Single Corner Rectangle 38" o:spid="_x0000_s1028" style="position:absolute;left:27629;top:31110;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JP8AA&#10;AADbAAAADwAAAGRycy9kb3ducmV2LnhtbERPTWvCQBC9F/wPywje6qQK0qZupAhCBHuoFfQ4ZKdJ&#10;SHY2ZNck/vvuodDj431vd5Nt1cC9r51oeFkmoFgKZ2opNVy+D8+voHwgMdQ6YQ0P9rDLZk9bSo0b&#10;5YuHcyhVDBGfkoYqhC5F9EXFlvzSdSyR+3G9pRBhX6LpaYzhtsVVkmzQUi2xoaKO9xUXzfluNeS0&#10;GRDlkhenZI3XUd6Oze1T68V8+ngHFXgK/+I/d240rOPY+CX+AM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NJP8AAAADbAAAADwAAAAAAAAAAAAAAAACYAgAAZHJzL2Rvd25y&#10;ZXYueG1sUEsFBgAAAAAEAAQA9QAAAIU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A8D9D03"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NoC</w:t>
                        </w:r>
                      </w:p>
                      <w:p w14:paraId="35CD65AA"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Router</w:t>
                        </w:r>
                      </w:p>
                      <w:p w14:paraId="23C201FA" w14:textId="77777777" w:rsidR="006F24EE" w:rsidRDefault="006F24EE" w:rsidP="00153B8D">
                        <w:pPr>
                          <w:pStyle w:val="NormalWeb"/>
                          <w:spacing w:before="0" w:beforeAutospacing="0" w:after="0" w:afterAutospacing="0"/>
                          <w:jc w:val="center"/>
                        </w:pPr>
                        <w:r>
                          <w:rPr>
                            <w:rFonts w:ascii="Calibri" w:hAnsi="Calibri"/>
                            <w:color w:val="000000"/>
                            <w:kern w:val="24"/>
                            <w:sz w:val="20"/>
                            <w:szCs w:val="20"/>
                          </w:rPr>
                          <w:t>X,Y</w:t>
                        </w:r>
                      </w:p>
                    </w:txbxContent>
                  </v:textbox>
                </v:shape>
                <v:rect id="Rectangle 39" o:spid="_x0000_s1029" style="position:absolute;left:20559;top:25341;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bscMA&#10;AADbAAAADwAAAGRycy9kb3ducmV2LnhtbESPQWvCQBSE74L/YXmCN91YNbTRVapQ25uoredH9plE&#10;s29jdhvTf+8KBY/DzHzDzJetKUVDtSssKxgNIxDEqdUFZwq+Dx+DVxDOI2ssLZOCP3KwXHQ7c0y0&#10;vfGOmr3PRICwS1BB7n2VSOnSnAy6oa2Ig3eytUEfZJ1JXeMtwE0pX6IolgYLDgs5VrTOKb3sf42C&#10;sz8cf6bT7Wp8dRvz2Uzipsxipfq99n0GwlPrn+H/9pdWMH6Dx5fw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qbscMAAADbAAAADwAAAAAAAAAAAAAAAACYAgAAZHJzL2Rv&#10;d25yZXYueG1sUEsFBgAAAAAEAAQA9QAAAIgDAAAAAA==&#10;" fillcolor="#f2f2f2" strokecolor="windowText">
                  <v:textbox inset="0,0,0,0">
                    <w:txbxContent>
                      <w:p w14:paraId="64D297C7" w14:textId="77777777" w:rsidR="006F24EE" w:rsidRDefault="006F24EE" w:rsidP="00153B8D">
                        <w:pPr>
                          <w:pStyle w:val="NormalWeb"/>
                          <w:spacing w:before="0" w:beforeAutospacing="0" w:after="0" w:afterAutospacing="0"/>
                          <w:jc w:val="center"/>
                        </w:pPr>
                        <w:r>
                          <w:rPr>
                            <w:rFonts w:ascii="Calibri" w:hAnsi="Calibri"/>
                            <w:color w:val="000000"/>
                            <w:kern w:val="24"/>
                          </w:rPr>
                          <w:t>Bridge</w:t>
                        </w:r>
                      </w:p>
                    </w:txbxContent>
                  </v:textbox>
                </v:rect>
                <v:line id="Straight Connector 40" o:spid="_x0000_s1030" style="position:absolute;rotation:90;flip:x;visibility:visible;mso-wrap-style:square" from="23772,27253" to="28713,3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m0jcAAAADbAAAADwAAAGRycy9kb3ducmV2LnhtbERPy4rCMBTdD/gP4QruxsRBHKlGEUFG&#10;F4LPhbtLc22LzU1p0lr/3iyEWR7Oe77sbClaqn3hWMNoqEAQp84UnGm4nDffUxA+IBssHZOGF3lY&#10;Lnpfc0yMe/KR2lPIRAxhn6CGPIQqkdKnOVn0Q1cRR+7uaoshwjqTpsZnDLel/FFqIi0WHBtyrGid&#10;U/o4NVbD5qaqlNq/87G5HnZ0UPvm977XetDvVjMQgbrwL/64t0bDOK6PX+IP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5tI3AAAAA2wAAAA8AAAAAAAAAAAAAAAAA&#10;oQIAAGRycy9kb3ducmV2LnhtbFBLBQYAAAAABAAEAPkAAACOAwAAAAA=&#10;" strokecolor="windowText" strokeweight=".5pt">
                  <v:stroke startarrow="block" endarrow="block"/>
                  <v:shadow on="t" color="black" opacity="24903f" origin=",.5" offset="0,.55556mm"/>
                </v:line>
                <v:rect id="Rectangle 42" o:spid="_x0000_s1031" style="position:absolute;left:7409;top:1082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ZqcQA&#10;AADbAAAADwAAAGRycy9kb3ducmV2LnhtbESPUWvCQBCE3wv+h2MLvki9NBSR6ClFKIgW0VgQ35bc&#10;NgnN7YXcqvHfe4VCH4fZ+WZnvuxdo67UhdqzgddxAoq48Lbm0sDX8eNlCioIssXGMxm4U4DlYvA0&#10;x8z6Gx/omkupIoRDhgYqkTbTOhQVOQxj3xJH79t3DiXKrtS2w1uEu0anSTLRDmuODRW2tKqo+Mkv&#10;Lr5Rf7p8O0r358tEGjntNnd3QmOGz/37DJRQL//Hf+m1NfCWwu+WCA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cmanEAAAA2wAAAA8AAAAAAAAAAAAAAAAAmAIAAGRycy9k&#10;b3ducmV2LnhtbFBLBQYAAAAABAAEAPUAAACJAwAAAAA=&#10;" fillcolor="#4f6228" stroked="f">
                  <v:fill color2="#ebf1de" rotate="t" angle="267" colors="0 #4f6228;47841f #ebf1de" focus="100%" type="gradient">
                    <o:fill v:ext="view" type="gradientUnscaled"/>
                  </v:fill>
                  <v:textbox>
                    <w:txbxContent>
                      <w:p w14:paraId="7E15A3D3" w14:textId="77777777" w:rsidR="006F24EE" w:rsidRDefault="006F24EE" w:rsidP="00153B8D">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43" o:spid="_x0000_s1032" style="position:absolute;left:9974;top:11556;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a0cUA&#10;AADbAAAADwAAAGRycy9kb3ducmV2LnhtbESPQWvCQBSE7wX/w/KE3upGrWLTbEQC0lwKGj30+Jp9&#10;JsHs25BdY/rvu4WCx2FmvmGS7WhaMVDvGssK5rMIBHFpdcOVgvNp/7IB4TyyxtYyKfghB9t08pRg&#10;rO2djzQUvhIBwi5GBbX3XSylK2sy6Ga2Iw7exfYGfZB9JXWP9wA3rVxE0VoabDgs1NhRVlN5LW5G&#10;Qe6z4evzrfj+WOiq25yywzFf7ZR6no67dxCeRv8I/7dzreB1CX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BrRxQAAANsAAAAPAAAAAAAAAAAAAAAAAJgCAABkcnMv&#10;ZG93bnJldi54bWxQSwUGAAAAAAQABAD1AAAAigMAAAAA&#10;" fillcolor="window" stroked="f">
                  <v:fill color2="window" o:opacity2="0" rotate="t" angle="180" colors="0 window;9830f window" focus="100%" type="gradient">
                    <o:fill v:ext="view" type="gradientUnscaled"/>
                  </v:fill>
                </v:rect>
                <v:rect id="Rectangle 44" o:spid="_x0000_s1033" style="position:absolute;left:4428;top:17091;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xsYA&#10;AADbAAAADwAAAGRycy9kb3ducmV2LnhtbESPS2vDMBCE74H8B7GFXkIjt4QQHMvGFEpfh7waSG6L&#10;tbVNrJWxFMf591UhkOMwM98wSTaYRvTUudqygudpBIK4sLrmUsHP7u1pAcJ5ZI2NZVJwJQdZOh4l&#10;GGt74Q31W1+KAGEXo4LK+zaW0hUVGXRT2xIH79d2Bn2QXSl1h5cAN418iaK5NFhzWKiwpdeKitP2&#10;bBSsrv3ha95Pvos1vw+T/fkz5/ao1OPDkC9BeBr8PXxrf2gFsxn8fwk/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txsYAAADbAAAADwAAAAAAAAAAAAAAAACYAgAAZHJz&#10;L2Rvd25yZXYueG1sUEsFBgAAAAAEAAQA9QAAAIsDAAAAAA==&#10;" fillcolor="window" stroked="f">
                  <v:fill color2="window" o:opacity2="0" rotate="t" angle="180" colors="0 window;9830f window" focus="100%" type="gradient">
                    <o:fill v:ext="view" type="gradientUnscaled"/>
                  </v:fill>
                </v:rect>
                <v:rect id="Rectangle 45" o:spid="_x0000_s1034" style="position:absolute;left:3793;top:11269;width:12476;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Xu8QA&#10;AADbAAAADwAAAGRycy9kb3ducmV2LnhtbESP0WrCQBRE3wv+w3KFvjWblFYkugYRi60PgrEfcJu9&#10;JsHs3ZhdNfr1XUHwcZiZM8w0600jztS52rKCJIpBEBdW11wq+N19vY1BOI+ssbFMCq7kIJsNXqaY&#10;anvhLZ1zX4oAYZeigsr7NpXSFRUZdJFtiYO3t51BH2RXSt3hJcBNI9/jeCQN1hwWKmxpUVFxyE9G&#10;Aa1/bsfF3ifb5d/KXm/lRh5GpNTrsJ9PQHjq/TP8aH9rBR+fcP8Sf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417v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46" o:spid="_x0000_s1035" style="position:absolute;rotation:90;flip:x;visibility:visible;mso-wrap-style:square" from="18019,21499" to="22243,2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JYsMAAADbAAAADwAAAGRycy9kb3ducmV2LnhtbESPT4vCMBTE74LfITzBmyaKuNI1yiKI&#10;ehD8e9jbo3m2ZZuX0qS1++03grDHYWZ+wyzXnS1FS7UvHGuYjBUI4tSZgjMNt+t2tADhA7LB0jFp&#10;+CUP61W/t8TEuCefqb2ETEQI+wQ15CFUiZQ+zcmiH7uKOHoPV1sMUdaZNDU+I9yWcqrUXFosOC7k&#10;WNEmp/Tn0lgN229VpdTurufmfjrQSR2bj8dR6+Gg+/oEEagL/+F3e280zObw+h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ciWLDAAAA2wAAAA8AAAAAAAAAAAAA&#10;AAAAoQIAAGRycy9kb3ducmV2LnhtbFBLBQYAAAAABAAEAPkAAACRAwAAAAA=&#10;" strokecolor="windowText" strokeweight=".5pt">
                  <v:stroke startarrow="block" endarrow="block"/>
                  <v:shadow on="t" color="black" opacity="24903f" origin=",.5" offset="0,.55556mm"/>
                </v:line>
                <v:line id="Straight Connector 47" o:spid="_x0000_s1036" style="position:absolute;rotation:90;visibility:visible;mso-wrap-style:square" from="26269,25396" to="37696,2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pMUAAADbAAAADwAAAGRycy9kb3ducmV2LnhtbESPQWvCQBSE7wX/w/KEXopuWsWWNBuR&#10;QqHgpTVSPT52n0k0+zZk1xj/fbcgeBxm5hsmWw62ET11vnas4HmagCDWztRcKtgWn5M3ED4gG2wc&#10;k4IreVjmo4cMU+Mu/EP9JpQiQtinqKAKoU2l9Loii37qWuLoHVxnMUTZldJ0eIlw28iXJFlIizXH&#10;hQpb+qhInzZnq2Bn1rPvp+J3Xxt93OuipX42nJV6HA+rdxCBhnAP39pfRsH8Ff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PApMUAAADbAAAADwAAAAAAAAAA&#10;AAAAAAChAgAAZHJzL2Rvd25yZXYueG1sUEsFBgAAAAAEAAQA+QAAAJMDAAAAAA==&#10;" strokecolor="windowText" strokeweight=".5pt">
                  <v:stroke startarrow="block" endarrow="block"/>
                  <v:shadow on="t" color="black" opacity="24903f" origin=",.5" offset="0,.55556mm"/>
                </v:line>
                <v:line id="Straight Connector 48" o:spid="_x0000_s1037" style="position:absolute;rotation:180;flip:y;visibility:visible;mso-wrap-style:square" from="15938,35282" to="27629,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bYK8AAAADbAAAADwAAAGRycy9kb3ducmV2LnhtbERPy4rCMBTdD/gP4QruxlQR0WqUUnCY&#10;mdX4QtxdmmtbbG5Kk9r692Yx4PJw3uttbyrxoMaVlhVMxhEI4szqknMFp+PucwHCeWSNlWVS8CQH&#10;283gY42xth3v6XHwuQgh7GJUUHhfx1K6rCCDbmxr4sDdbGPQB9jkUjfYhXBTyWkUzaXBkkNDgTWl&#10;BWX3Q2sU/LX29+l/0q92ee6v+8Ty0XQXpUbDPlmB8NT7t/jf/a0VzMLY8CX8ALl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22CvAAAAA2wAAAA8AAAAAAAAAAAAAAAAA&#10;oQIAAGRycy9kb3ducmV2LnhtbFBLBQYAAAAABAAEAPkAAACOAwAAAAA=&#10;" strokecolor="windowText" strokeweight=".5pt">
                  <v:stroke startarrow="block" endarrow="block"/>
                  <v:shadow on="t" color="black" opacity="24903f" origin=",.5" offset="0,.55556mm"/>
                </v:line>
                <v:line id="Straight Connector 49" o:spid="_x0000_s1038" style="position:absolute;rotation:180;flip:y;visibility:visible;mso-wrap-style:square" from="34427,35282" to="39320,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9sMQAAADbAAAADwAAAGRycy9kb3ducmV2LnhtbESPQWvCQBSE74X+h+UVems2lVJqdBUR&#10;FPVkTIt4e2SfSWj2bchuTPLvu0LB4zAz3zDz5WBqcaPWVZYVvEcxCOLc6ooLBd/Z5u0LhPPIGmvL&#10;pGAkB8vF89McE217Tul28oUIEHYJKii9bxIpXV6SQRfZhjh4V9sa9EG2hdQt9gFuajmJ409psOKw&#10;UGJD65Ly31NnFBw7exj9fr3tpj/DJV1Zzkx/Vur1ZVjNQHga/CP8395pBR9TuH8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On2wxAAAANsAAAAPAAAAAAAAAAAA&#10;AAAAAKECAABkcnMvZG93bnJldi54bWxQSwUGAAAAAAQABAD5AAAAkgMAAAAA&#10;" strokecolor="windowText" strokeweight=".5pt">
                  <v:stroke startarrow="block" endarrow="block"/>
                  <v:shadow on="t" color="black" opacity="24903f" origin=",.5" offset="0,.55556mm"/>
                </v:line>
                <v:line id="Straight Connector 50" o:spid="_x0000_s1039" style="position:absolute;rotation:90;flip:x y;visibility:visible;mso-wrap-style:square" from="29925,39623" to="34089,3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bcMAAADbAAAADwAAAGRycy9kb3ducmV2LnhtbERPy2rCQBTdC/7DcIVupJk0IUXSjCJC&#10;USgUtBW7vGRuk9DMnZCZPPr3nUXB5eG8i91sWjFS7xrLCp6iGARxaXXDlYLPj9fHDQjnkTW2lknB&#10;LznYbZeLAnNtJz7TePGVCCHsclRQe9/lUrqyJoMush1x4L5tb9AH2FdS9ziFcNPKJI6fpcGGQ0ON&#10;HR1qKn8ug1Hwfvx6uyXjZr5mt9PxmqbV2g6TUg+ref8CwtPs7+J/90kryML68CX8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vwG3DAAAA2wAAAA8AAAAAAAAAAAAA&#10;AAAAoQIAAGRycy9kb3ducmV2LnhtbFBLBQYAAAAABAAEAPkAAACRAwAAAAA=&#10;" strokecolor="windowText" strokeweight=".5pt">
                  <v:stroke startarrow="block" endarrow="block"/>
                  <v:shadow on="t" color="black" opacity="24903f" origin=",.5" offset="0,.55556mm"/>
                </v:line>
                <w10:anchorlock/>
              </v:group>
            </w:pict>
          </mc:Fallback>
        </mc:AlternateContent>
      </w:r>
    </w:p>
    <w:p w14:paraId="4D0BFBCB" w14:textId="77777777" w:rsidR="00153B8D" w:rsidRPr="004905AC" w:rsidRDefault="00153B8D" w:rsidP="00153B8D">
      <w:pPr>
        <w:pStyle w:val="Caption"/>
        <w:jc w:val="center"/>
        <w:rPr>
          <w:rFonts w:ascii="Palatino Linotype" w:hAnsi="Palatino Linotype"/>
          <w:b/>
        </w:rPr>
      </w:pPr>
      <w:bookmarkStart w:id="33" w:name="_Toc416343516"/>
      <w:bookmarkStart w:id="34" w:name="_Toc308595972"/>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3</w:t>
      </w:r>
      <w:r w:rsidRPr="004905AC">
        <w:rPr>
          <w:rFonts w:ascii="Palatino Linotype" w:hAnsi="Palatino Linotype"/>
          <w:b/>
        </w:rPr>
        <w:fldChar w:fldCharType="end"/>
      </w:r>
      <w:r w:rsidRPr="004905AC">
        <w:rPr>
          <w:rFonts w:ascii="Palatino Linotype" w:hAnsi="Palatino Linotype"/>
        </w:rPr>
        <w:t>: A bridge sits between the host and the router</w:t>
      </w:r>
      <w:bookmarkEnd w:id="33"/>
      <w:bookmarkEnd w:id="34"/>
    </w:p>
    <w:p w14:paraId="5FC77D46" w14:textId="77777777" w:rsidR="00153B8D" w:rsidRPr="004905AC" w:rsidRDefault="00153B8D" w:rsidP="00153B8D">
      <w:pPr>
        <w:pStyle w:val="Body"/>
        <w:rPr>
          <w:rFonts w:ascii="Palatino Linotype" w:hAnsi="Palatino Linotype"/>
        </w:rPr>
      </w:pPr>
    </w:p>
    <w:p w14:paraId="031DE12B" w14:textId="77777777" w:rsidR="00153B8D" w:rsidRPr="004905AC" w:rsidRDefault="00153B8D" w:rsidP="00153B8D">
      <w:pPr>
        <w:pStyle w:val="Body"/>
        <w:rPr>
          <w:rFonts w:ascii="Palatino Linotype" w:hAnsi="Palatino Linotype"/>
        </w:rPr>
      </w:pPr>
      <w:r w:rsidRPr="004905AC">
        <w:rPr>
          <w:rFonts w:ascii="Palatino Linotype" w:hAnsi="Palatino Linotype"/>
        </w:rPr>
        <w:t>The NoC as a whole consists of the routers, the bridges, and the links between the routers and between the routers and bridges.  Physical implementation must deal with all three of these components.</w:t>
      </w:r>
    </w:p>
    <w:p w14:paraId="265E0A0E" w14:textId="77777777" w:rsidR="00153B8D" w:rsidRPr="004905AC" w:rsidRDefault="00153B8D" w:rsidP="00153B8D">
      <w:pPr>
        <w:pStyle w:val="Heading2"/>
      </w:pPr>
      <w:bookmarkStart w:id="35" w:name="_Toc416343488"/>
      <w:bookmarkStart w:id="36" w:name="_Toc308595942"/>
      <w:r w:rsidRPr="004905AC">
        <w:t xml:space="preserve">Microarchitecture for </w:t>
      </w:r>
      <w:r w:rsidRPr="00153B8D">
        <w:t>Rapid</w:t>
      </w:r>
      <w:r w:rsidRPr="004905AC">
        <w:t xml:space="preserve"> Timing Closure</w:t>
      </w:r>
      <w:bookmarkEnd w:id="35"/>
      <w:bookmarkEnd w:id="36"/>
    </w:p>
    <w:p w14:paraId="00B484F8" w14:textId="77777777" w:rsidR="00153B8D" w:rsidRPr="004905AC" w:rsidRDefault="00153B8D" w:rsidP="00153B8D">
      <w:pPr>
        <w:pStyle w:val="Body"/>
        <w:rPr>
          <w:rFonts w:ascii="Palatino Linotype" w:hAnsi="Palatino Linotype"/>
        </w:rPr>
      </w:pPr>
      <w:r w:rsidRPr="004905AC">
        <w:rPr>
          <w:rFonts w:ascii="Palatino Linotype" w:hAnsi="Palatino Linotype"/>
        </w:rPr>
        <w:t>Since links in the NoC is always point-to-point between neighboring routers and between bridges and bridges, rapid timing closure can be relatively straightforward.</w:t>
      </w:r>
    </w:p>
    <w:p w14:paraId="285DD551" w14:textId="77777777" w:rsidR="00153B8D" w:rsidRPr="004905AC" w:rsidRDefault="00153B8D" w:rsidP="00153B8D">
      <w:pPr>
        <w:pStyle w:val="Body"/>
        <w:keepNext/>
        <w:jc w:val="center"/>
        <w:rPr>
          <w:rFonts w:ascii="Palatino Linotype" w:hAnsi="Palatino Linotype"/>
        </w:rPr>
      </w:pPr>
      <w:r w:rsidRPr="004905AC">
        <w:rPr>
          <w:rFonts w:ascii="Palatino Linotype" w:hAnsi="Palatino Linotype"/>
          <w:noProof/>
        </w:rPr>
        <w:drawing>
          <wp:inline distT="0" distB="0" distL="0" distR="0" wp14:anchorId="66289435" wp14:editId="3DCAB24F">
            <wp:extent cx="58483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695450"/>
                    </a:xfrm>
                    <a:prstGeom prst="rect">
                      <a:avLst/>
                    </a:prstGeom>
                    <a:noFill/>
                  </pic:spPr>
                </pic:pic>
              </a:graphicData>
            </a:graphic>
          </wp:inline>
        </w:drawing>
      </w:r>
    </w:p>
    <w:p w14:paraId="32CD593F" w14:textId="77777777" w:rsidR="00153B8D" w:rsidRPr="004905AC" w:rsidRDefault="00153B8D" w:rsidP="00153B8D">
      <w:pPr>
        <w:pStyle w:val="Caption"/>
        <w:jc w:val="center"/>
        <w:rPr>
          <w:rFonts w:ascii="Palatino Linotype" w:hAnsi="Palatino Linotype"/>
          <w:b/>
        </w:rPr>
      </w:pPr>
      <w:bookmarkStart w:id="37" w:name="_Toc416343517"/>
      <w:bookmarkStart w:id="38" w:name="_Toc308595973"/>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4</w:t>
      </w:r>
      <w:r w:rsidRPr="004905AC">
        <w:rPr>
          <w:rFonts w:ascii="Palatino Linotype" w:hAnsi="Palatino Linotype"/>
          <w:b/>
          <w:noProof/>
        </w:rPr>
        <w:fldChar w:fldCharType="end"/>
      </w:r>
      <w:r w:rsidRPr="004905AC">
        <w:rPr>
          <w:rFonts w:ascii="Palatino Linotype" w:hAnsi="Palatino Linotype"/>
        </w:rPr>
        <w:t>: Communication is never combinatorial</w:t>
      </w:r>
      <w:bookmarkEnd w:id="37"/>
      <w:bookmarkEnd w:id="38"/>
    </w:p>
    <w:p w14:paraId="0AE59C8B" w14:textId="77777777" w:rsidR="00153B8D" w:rsidRPr="004905AC" w:rsidRDefault="00153B8D" w:rsidP="00153B8D">
      <w:pPr>
        <w:pStyle w:val="Body"/>
        <w:rPr>
          <w:rFonts w:ascii="Palatino Linotype" w:hAnsi="Palatino Linotype"/>
        </w:rPr>
      </w:pPr>
    </w:p>
    <w:p w14:paraId="25B349BE" w14:textId="77777777" w:rsidR="00153B8D" w:rsidRPr="004905AC" w:rsidRDefault="00153B8D" w:rsidP="00153B8D">
      <w:pPr>
        <w:pStyle w:val="Body"/>
        <w:rPr>
          <w:rFonts w:ascii="Palatino Linotype" w:hAnsi="Palatino Linotype"/>
        </w:rPr>
      </w:pPr>
      <w:r w:rsidRPr="004905AC">
        <w:rPr>
          <w:rFonts w:ascii="Palatino Linotype" w:hAnsi="Palatino Linotype"/>
        </w:rPr>
        <w:t xml:space="preserve">Signals sent from one router to another are always registered at the receiving router upon arrival.  There are no combinatorial paths connecting one link of the NoC with another.  This </w:t>
      </w:r>
      <w:r w:rsidRPr="004905AC">
        <w:rPr>
          <w:rFonts w:ascii="Palatino Linotype" w:hAnsi="Palatino Linotype"/>
        </w:rPr>
        <w:lastRenderedPageBreak/>
        <w:t>ensures that timing closure only deals with paths starting in one router or bridge and ending in another router.</w:t>
      </w:r>
    </w:p>
    <w:p w14:paraId="6A20B38F" w14:textId="77777777" w:rsidR="00153B8D" w:rsidRPr="004905AC" w:rsidRDefault="00153B8D" w:rsidP="00153B8D">
      <w:pPr>
        <w:pStyle w:val="Body"/>
        <w:rPr>
          <w:rFonts w:ascii="Palatino Linotype" w:hAnsi="Palatino Linotype"/>
        </w:rPr>
      </w:pPr>
    </w:p>
    <w:p w14:paraId="0395599F" w14:textId="77777777" w:rsidR="00153B8D" w:rsidRPr="004905AC" w:rsidRDefault="00153B8D" w:rsidP="00153B8D">
      <w:pPr>
        <w:pStyle w:val="Body"/>
        <w:rPr>
          <w:rFonts w:ascii="Palatino Linotype" w:hAnsi="Palatino Linotype"/>
        </w:rPr>
      </w:pPr>
      <w:r w:rsidRPr="004905AC">
        <w:rPr>
          <w:rFonts w:ascii="Palatino Linotype" w:hAnsi="Palatino Linotype"/>
        </w:rPr>
        <w:t>In addition, each link uses credit-based flow control with the associated flow control buffers at the receiving end.  A link that is long with high latency may be pipelined by inserting register stages in the links adding to the latency; in such cases the flow control buffers are provisioned to account for the increased latency for better link utilization.  Both credit exchanges and data exchange are registered at the corresponding receivers and at the inserted pipeline stages.  Therefore there are no architectural critical paths at the global timing closure stage.</w:t>
      </w:r>
    </w:p>
    <w:p w14:paraId="139BCA55" w14:textId="77777777" w:rsidR="00153B8D" w:rsidRPr="004905AC" w:rsidRDefault="00153B8D" w:rsidP="00153B8D">
      <w:pPr>
        <w:pStyle w:val="Body"/>
        <w:keepNext/>
        <w:rPr>
          <w:rFonts w:ascii="Palatino Linotype" w:hAnsi="Palatino Linotype"/>
        </w:rPr>
      </w:pPr>
      <w:r w:rsidRPr="004905AC">
        <w:rPr>
          <w:rFonts w:ascii="Palatino Linotype" w:hAnsi="Palatino Linotype"/>
          <w:noProof/>
        </w:rPr>
        <w:drawing>
          <wp:inline distT="0" distB="0" distL="0" distR="0" wp14:anchorId="2427609C" wp14:editId="15B20755">
            <wp:extent cx="5876924" cy="17907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921" cy="1792832"/>
                    </a:xfrm>
                    <a:prstGeom prst="rect">
                      <a:avLst/>
                    </a:prstGeom>
                    <a:noFill/>
                  </pic:spPr>
                </pic:pic>
              </a:graphicData>
            </a:graphic>
          </wp:inline>
        </w:drawing>
      </w:r>
    </w:p>
    <w:p w14:paraId="5AADE0BD" w14:textId="77777777" w:rsidR="00153B8D" w:rsidRPr="004905AC" w:rsidRDefault="00153B8D" w:rsidP="00153B8D">
      <w:pPr>
        <w:pStyle w:val="Body"/>
        <w:keepNext/>
        <w:rPr>
          <w:rFonts w:ascii="Palatino Linotype" w:hAnsi="Palatino Linotype"/>
        </w:rPr>
      </w:pPr>
    </w:p>
    <w:p w14:paraId="5B93A5E6" w14:textId="77777777" w:rsidR="00153B8D" w:rsidRPr="004905AC" w:rsidRDefault="00153B8D" w:rsidP="00153B8D">
      <w:pPr>
        <w:pStyle w:val="Caption"/>
        <w:jc w:val="center"/>
        <w:rPr>
          <w:rFonts w:ascii="Palatino Linotype" w:hAnsi="Palatino Linotype"/>
          <w:b/>
        </w:rPr>
      </w:pPr>
      <w:bookmarkStart w:id="39" w:name="_Toc416343518"/>
      <w:bookmarkStart w:id="40" w:name="_Toc308595974"/>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5</w:t>
      </w:r>
      <w:r w:rsidRPr="004905AC">
        <w:rPr>
          <w:rFonts w:ascii="Palatino Linotype" w:hAnsi="Palatino Linotype"/>
          <w:b/>
          <w:noProof/>
        </w:rPr>
        <w:fldChar w:fldCharType="end"/>
      </w:r>
      <w:r w:rsidRPr="004905AC">
        <w:rPr>
          <w:rFonts w:ascii="Palatino Linotype" w:hAnsi="Palatino Linotype"/>
        </w:rPr>
        <w:t>: Adding pipeline stages is functionally allowed</w:t>
      </w:r>
      <w:bookmarkEnd w:id="39"/>
      <w:bookmarkEnd w:id="40"/>
    </w:p>
    <w:p w14:paraId="4A505054" w14:textId="77777777" w:rsidR="00153B8D" w:rsidRPr="004905AC" w:rsidRDefault="00153B8D" w:rsidP="00153B8D">
      <w:pPr>
        <w:pStyle w:val="Body"/>
        <w:rPr>
          <w:rFonts w:ascii="Palatino Linotype" w:hAnsi="Palatino Linotype"/>
        </w:rPr>
      </w:pPr>
    </w:p>
    <w:p w14:paraId="06269650" w14:textId="77777777" w:rsidR="00153B8D" w:rsidRPr="004905AC" w:rsidRDefault="00153B8D" w:rsidP="00153B8D">
      <w:pPr>
        <w:pStyle w:val="Body"/>
        <w:rPr>
          <w:rFonts w:ascii="Palatino Linotype" w:hAnsi="Palatino Linotype"/>
        </w:rPr>
      </w:pPr>
      <w:r w:rsidRPr="004905AC">
        <w:rPr>
          <w:rFonts w:ascii="Palatino Linotype" w:hAnsi="Palatino Linotype"/>
        </w:rPr>
        <w:t>If pipeline stages need to be added in order to make a timing path converge, this information should be provided back to the architect who designed the NoC in NocStudio.  The flow control buffers depths are optimized for an expected round-trip latency by NocStudio.  If pipeline stages are added, NocStudio automatically provisions additional buffers to handle increased latency.</w:t>
      </w:r>
    </w:p>
    <w:p w14:paraId="11612ED7" w14:textId="77777777" w:rsidR="00153B8D" w:rsidRPr="004905AC" w:rsidRDefault="00153B8D" w:rsidP="00153B8D">
      <w:pPr>
        <w:pStyle w:val="Body"/>
        <w:rPr>
          <w:rFonts w:ascii="Palatino Linotype" w:hAnsi="Palatino Linotype"/>
        </w:rPr>
      </w:pPr>
    </w:p>
    <w:p w14:paraId="584EB549" w14:textId="77777777" w:rsidR="00153B8D" w:rsidRPr="004905AC" w:rsidRDefault="00153B8D" w:rsidP="00153B8D">
      <w:pPr>
        <w:pStyle w:val="Body"/>
        <w:rPr>
          <w:rFonts w:ascii="Palatino Linotype" w:hAnsi="Palatino Linotype"/>
        </w:rPr>
      </w:pPr>
      <w:r w:rsidRPr="004905AC">
        <w:rPr>
          <w:rFonts w:ascii="Palatino Linotype" w:hAnsi="Palatino Linotype"/>
        </w:rPr>
        <w:t>This communication method also allows the frequency of the NoC to be limited by the internal router timing.  The latency through the routing channel can be removed from the frequency limit by placing flop stages at the output boundary of the routers.  Any number of stages can be added at the links to increase the frequency within the routing channel.  Alternatively, the output register at the routers may be omitted, and link pipeline registers may be inserted at certain position along the routing channels that balances the routing channel frequency with the router’s internal logic frequency; such approaches are useful when the NoC is intended to operate at a lower clock frequency lower than the one given by the router’s internal timing.  Ultimately, the NoC frequency limit will be the internal timing paths within the routers or bridges.</w:t>
      </w:r>
    </w:p>
    <w:p w14:paraId="5E8DA0C9" w14:textId="77777777" w:rsidR="00153B8D" w:rsidRPr="004905AC" w:rsidRDefault="00153B8D" w:rsidP="00153B8D">
      <w:pPr>
        <w:pStyle w:val="Body"/>
        <w:rPr>
          <w:rFonts w:ascii="Palatino Linotype" w:hAnsi="Palatino Linotype"/>
        </w:rPr>
      </w:pPr>
    </w:p>
    <w:p w14:paraId="534A6E30" w14:textId="7A5E351A" w:rsidR="00C11143" w:rsidRDefault="00153B8D" w:rsidP="00153B8D">
      <w:pPr>
        <w:pStyle w:val="Body"/>
        <w:numPr>
          <w:ilvl w:val="0"/>
          <w:numId w:val="16"/>
        </w:numPr>
        <w:rPr>
          <w:rFonts w:asciiTheme="majorHAnsi" w:hAnsiTheme="majorHAnsi"/>
          <w:szCs w:val="22"/>
        </w:rPr>
      </w:pPr>
      <w:r w:rsidRPr="004905AC">
        <w:rPr>
          <w:rFonts w:ascii="Palatino Linotype" w:hAnsi="Palatino Linotype"/>
        </w:rPr>
        <w:t xml:space="preserve">The credit based flow control and point to point links has one additional benefit.  Since the mesh spans a significant area on the chip and runs synchronously, significant skew is possible between various routers.  However, since communication only occurs between neighboring routers, </w:t>
      </w:r>
      <w:r>
        <w:rPr>
          <w:rFonts w:ascii="Palatino Linotype" w:hAnsi="Palatino Linotype"/>
        </w:rPr>
        <w:t xml:space="preserve">hence only the local </w:t>
      </w:r>
      <w:r w:rsidRPr="004905AC">
        <w:rPr>
          <w:rFonts w:ascii="Palatino Linotype" w:hAnsi="Palatino Linotype"/>
        </w:rPr>
        <w:t xml:space="preserve">skew </w:t>
      </w:r>
      <w:r>
        <w:rPr>
          <w:rFonts w:ascii="Palatino Linotype" w:hAnsi="Palatino Linotype"/>
        </w:rPr>
        <w:t>between adjacent routers/bridges, as opposed to the global skew, matters for timing closure</w:t>
      </w:r>
      <w:r w:rsidRPr="004905AC">
        <w:rPr>
          <w:rFonts w:ascii="Palatino Linotype" w:hAnsi="Palatino Linotype"/>
        </w:rPr>
        <w:t>.  Since additional pipeline stages are easily added, these increased requirements will not jeopardize timing closure.</w:t>
      </w:r>
    </w:p>
    <w:p w14:paraId="24B5F135" w14:textId="77777777" w:rsidR="00153B8D" w:rsidRDefault="00153B8D" w:rsidP="00153B8D">
      <w:pPr>
        <w:pStyle w:val="Body"/>
        <w:rPr>
          <w:rFonts w:asciiTheme="majorHAnsi" w:hAnsiTheme="majorHAnsi"/>
          <w:szCs w:val="22"/>
        </w:rPr>
      </w:pPr>
    </w:p>
    <w:p w14:paraId="72F34B34" w14:textId="1C2AA180" w:rsidR="00153B8D" w:rsidRDefault="00153B8D" w:rsidP="00153B8D">
      <w:pPr>
        <w:pStyle w:val="Heading1"/>
      </w:pPr>
      <w:bookmarkStart w:id="41" w:name="_Toc416343489"/>
      <w:bookmarkStart w:id="42" w:name="_Toc308595943"/>
      <w:r w:rsidRPr="004905AC">
        <w:lastRenderedPageBreak/>
        <w:t>From RTL generation to Synthesis</w:t>
      </w:r>
      <w:bookmarkEnd w:id="41"/>
      <w:bookmarkEnd w:id="42"/>
    </w:p>
    <w:p w14:paraId="7394063E" w14:textId="77777777" w:rsidR="00B241E0" w:rsidRPr="004905AC" w:rsidRDefault="00153B8D" w:rsidP="00B241E0">
      <w:pPr>
        <w:pStyle w:val="Body"/>
        <w:rPr>
          <w:rFonts w:ascii="Palatino Linotype" w:hAnsi="Palatino Linotype"/>
        </w:rPr>
      </w:pPr>
      <w:r w:rsidRPr="004905AC">
        <w:t xml:space="preserve">NocStudio, when enabled generates the RTL for the given configuration. Generated RTL can be synthesized using reference Synthesis Environment. </w:t>
      </w:r>
      <w:r w:rsidRPr="004905AC">
        <w:rPr>
          <w:rFonts w:ascii="Palatino Linotype" w:hAnsi="Palatino Linotype"/>
          <w:b/>
          <w:color w:val="000000"/>
          <w:szCs w:val="20"/>
        </w:rPr>
        <w:fldChar w:fldCharType="begin"/>
      </w:r>
      <w:r w:rsidRPr="004905AC">
        <w:rPr>
          <w:rFonts w:ascii="Palatino Linotype" w:hAnsi="Palatino Linotype"/>
        </w:rPr>
        <w:instrText xml:space="preserve"> REF _Ref222374770 \h  \* MERGEFORMAT </w:instrText>
      </w:r>
      <w:r w:rsidRPr="004905AC">
        <w:rPr>
          <w:rFonts w:ascii="Palatino Linotype" w:hAnsi="Palatino Linotype"/>
          <w:b/>
          <w:color w:val="000000"/>
          <w:szCs w:val="20"/>
        </w:rPr>
      </w:r>
      <w:r w:rsidRPr="004905AC">
        <w:rPr>
          <w:rFonts w:ascii="Palatino Linotype" w:hAnsi="Palatino Linotype"/>
          <w:b/>
          <w:color w:val="000000"/>
          <w:szCs w:val="20"/>
        </w:rPr>
        <w:fldChar w:fldCharType="separate"/>
      </w:r>
    </w:p>
    <w:p w14:paraId="4999D70D" w14:textId="77777777" w:rsidR="00153B8D" w:rsidRPr="004905AC" w:rsidRDefault="00B241E0" w:rsidP="00153B8D">
      <w:pPr>
        <w:pStyle w:val="Body"/>
        <w:rPr>
          <w:rFonts w:ascii="Palatino Linotype" w:hAnsi="Palatino Linotype"/>
        </w:rPr>
      </w:pPr>
      <w:r w:rsidRPr="00B241E0">
        <w:rPr>
          <w:rFonts w:ascii="Palatino Linotype" w:hAnsi="Palatino Linotype"/>
          <w:color w:val="000000" w:themeColor="text1"/>
        </w:rPr>
        <w:t xml:space="preserve">Figure </w:t>
      </w:r>
      <w:r w:rsidRPr="00B241E0">
        <w:rPr>
          <w:rFonts w:ascii="Palatino Linotype" w:hAnsi="Palatino Linotype"/>
          <w:noProof/>
          <w:color w:val="000000" w:themeColor="text1"/>
        </w:rPr>
        <w:t>6</w:t>
      </w:r>
      <w:r w:rsidR="00153B8D" w:rsidRPr="004905AC">
        <w:rPr>
          <w:rFonts w:ascii="Palatino Linotype" w:hAnsi="Palatino Linotype"/>
        </w:rPr>
        <w:fldChar w:fldCharType="end"/>
      </w:r>
      <w:r w:rsidR="00153B8D" w:rsidRPr="004905AC">
        <w:rPr>
          <w:rFonts w:ascii="Palatino Linotype" w:hAnsi="Palatino Linotype"/>
        </w:rPr>
        <w:t xml:space="preserve"> shows the different stages of the flow from Verilog RTL generation to Synthesis.</w:t>
      </w:r>
    </w:p>
    <w:p w14:paraId="68944DE1" w14:textId="77777777" w:rsidR="00153B8D" w:rsidRPr="004905AC" w:rsidRDefault="00153B8D" w:rsidP="00153B8D">
      <w:pPr>
        <w:pStyle w:val="Body"/>
        <w:rPr>
          <w:rFonts w:ascii="Palatino Linotype" w:hAnsi="Palatino Linotype"/>
        </w:rPr>
      </w:pPr>
      <w:r w:rsidRPr="004905AC">
        <w:rPr>
          <w:rFonts w:ascii="Palatino Linotype" w:hAnsi="Palatino Linotype"/>
          <w:noProof/>
        </w:rPr>
        <w:drawing>
          <wp:inline distT="0" distB="0" distL="0" distR="0" wp14:anchorId="4B598FF4" wp14:editId="45F45AEF">
            <wp:extent cx="5943600" cy="436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68800"/>
                    </a:xfrm>
                    <a:prstGeom prst="rect">
                      <a:avLst/>
                    </a:prstGeom>
                  </pic:spPr>
                </pic:pic>
              </a:graphicData>
            </a:graphic>
          </wp:inline>
        </w:drawing>
      </w:r>
    </w:p>
    <w:p w14:paraId="1C7C9A51" w14:textId="77777777" w:rsidR="00153B8D" w:rsidRPr="004905AC" w:rsidRDefault="00153B8D" w:rsidP="00153B8D">
      <w:pPr>
        <w:pStyle w:val="Body"/>
        <w:keepNext/>
        <w:rPr>
          <w:rFonts w:ascii="Palatino Linotype" w:hAnsi="Palatino Linotype"/>
        </w:rPr>
      </w:pPr>
    </w:p>
    <w:p w14:paraId="7338C647" w14:textId="77777777" w:rsidR="00153B8D" w:rsidRPr="004905AC" w:rsidRDefault="00153B8D" w:rsidP="00153B8D">
      <w:pPr>
        <w:pStyle w:val="Caption"/>
        <w:jc w:val="center"/>
        <w:rPr>
          <w:rFonts w:ascii="Palatino Linotype" w:hAnsi="Palatino Linotype"/>
        </w:rPr>
      </w:pPr>
      <w:bookmarkStart w:id="43" w:name="_Ref222374770"/>
      <w:bookmarkStart w:id="44" w:name="_Ref222374760"/>
    </w:p>
    <w:p w14:paraId="641B7C1D" w14:textId="77777777" w:rsidR="00153B8D" w:rsidRPr="004905AC" w:rsidRDefault="00153B8D" w:rsidP="00153B8D">
      <w:pPr>
        <w:pStyle w:val="Caption"/>
        <w:jc w:val="center"/>
        <w:rPr>
          <w:rFonts w:ascii="Palatino Linotype" w:hAnsi="Palatino Linotype"/>
          <w:b/>
        </w:rPr>
      </w:pPr>
      <w:bookmarkStart w:id="45" w:name="_Toc416343519"/>
      <w:bookmarkStart w:id="46" w:name="_Toc308595975"/>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6</w:t>
      </w:r>
      <w:r w:rsidRPr="004905AC">
        <w:rPr>
          <w:rFonts w:ascii="Palatino Linotype" w:hAnsi="Palatino Linotype"/>
          <w:b/>
          <w:noProof/>
        </w:rPr>
        <w:fldChar w:fldCharType="end"/>
      </w:r>
      <w:bookmarkEnd w:id="43"/>
      <w:r w:rsidRPr="004905AC">
        <w:rPr>
          <w:rFonts w:ascii="Palatino Linotype" w:hAnsi="Palatino Linotype"/>
        </w:rPr>
        <w:t>: An example flow chart explaining steps from NocStudio to Synthesis output</w:t>
      </w:r>
      <w:bookmarkEnd w:id="44"/>
      <w:bookmarkEnd w:id="45"/>
      <w:bookmarkEnd w:id="46"/>
    </w:p>
    <w:p w14:paraId="6A3688E2" w14:textId="77777777" w:rsidR="00153B8D" w:rsidRPr="004905AC" w:rsidRDefault="00153B8D" w:rsidP="00153B8D">
      <w:pPr>
        <w:rPr>
          <w:rFonts w:ascii="Palatino Linotype" w:hAnsi="Palatino Linotype"/>
        </w:rPr>
      </w:pPr>
      <w:r w:rsidRPr="004905AC">
        <w:rPr>
          <w:rFonts w:ascii="Palatino Linotype" w:hAnsi="Palatino Linotype"/>
        </w:rPr>
        <w:t>A particular NoC configuration is defined in “&lt;project_name&gt;.txt”. This file is the input file to NocStudio. NocStudio then generates &lt;project_name&gt; subdirectory.</w:t>
      </w:r>
    </w:p>
    <w:p w14:paraId="492E3C43" w14:textId="77777777" w:rsidR="00153B8D" w:rsidRPr="004905AC" w:rsidRDefault="00153B8D" w:rsidP="00153B8D">
      <w:pPr>
        <w:rPr>
          <w:rFonts w:ascii="Palatino Linotype" w:hAnsi="Palatino Linotype"/>
        </w:rPr>
      </w:pPr>
      <w:r w:rsidRPr="004905AC">
        <w:rPr>
          <w:rFonts w:ascii="Palatino Linotype" w:hAnsi="Palatino Linotype"/>
        </w:rPr>
        <w:t>For more details</w:t>
      </w:r>
    </w:p>
    <w:p w14:paraId="0DCAC157" w14:textId="77777777" w:rsidR="00153B8D" w:rsidRPr="004905AC" w:rsidRDefault="00153B8D" w:rsidP="00153B8D">
      <w:pPr>
        <w:pStyle w:val="ListParagraph"/>
        <w:numPr>
          <w:ilvl w:val="0"/>
          <w:numId w:val="20"/>
        </w:numPr>
        <w:autoSpaceDE w:val="0"/>
        <w:autoSpaceDN w:val="0"/>
        <w:adjustRightInd w:val="0"/>
        <w:spacing w:after="0" w:line="240" w:lineRule="auto"/>
        <w:rPr>
          <w:rFonts w:ascii="Palatino Linotype" w:hAnsi="Palatino Linotype"/>
        </w:rPr>
      </w:pPr>
      <w:r w:rsidRPr="004905AC">
        <w:rPr>
          <w:rFonts w:ascii="Palatino Linotype" w:hAnsi="Palatino Linotype"/>
        </w:rPr>
        <w:t>About NocStudio, please refer to NocStudio User Manual.</w:t>
      </w:r>
    </w:p>
    <w:p w14:paraId="1C114A6B" w14:textId="367F109F" w:rsidR="00153B8D" w:rsidRPr="00153B8D" w:rsidRDefault="00153B8D" w:rsidP="00643693">
      <w:pPr>
        <w:pStyle w:val="ListParagraph"/>
        <w:numPr>
          <w:ilvl w:val="0"/>
          <w:numId w:val="20"/>
        </w:numPr>
        <w:autoSpaceDE w:val="0"/>
        <w:autoSpaceDN w:val="0"/>
        <w:adjustRightInd w:val="0"/>
        <w:spacing w:after="0" w:line="240" w:lineRule="auto"/>
      </w:pPr>
      <w:r w:rsidRPr="00087C03">
        <w:rPr>
          <w:rFonts w:ascii="Palatino Linotype" w:hAnsi="Palatino Linotype"/>
        </w:rPr>
        <w:t>On sub-directories and Synthesis environment, please refer to Section</w:t>
      </w:r>
      <w:r w:rsidR="00446027">
        <w:rPr>
          <w:rFonts w:ascii="Palatino Linotype" w:hAnsi="Palatino Linotype"/>
        </w:rPr>
        <w:t xml:space="preserve"> </w:t>
      </w:r>
      <w:r w:rsidR="00446027">
        <w:rPr>
          <w:rFonts w:ascii="Palatino Linotype" w:hAnsi="Palatino Linotype"/>
        </w:rPr>
        <w:fldChar w:fldCharType="begin"/>
      </w:r>
      <w:r w:rsidR="00446027">
        <w:rPr>
          <w:rFonts w:ascii="Palatino Linotype" w:hAnsi="Palatino Linotype"/>
        </w:rPr>
        <w:instrText xml:space="preserve"> REF _Ref431978519 \r \h </w:instrText>
      </w:r>
      <w:r w:rsidR="00446027">
        <w:rPr>
          <w:rFonts w:ascii="Palatino Linotype" w:hAnsi="Palatino Linotype"/>
        </w:rPr>
      </w:r>
      <w:r w:rsidR="00446027">
        <w:rPr>
          <w:rFonts w:ascii="Palatino Linotype" w:hAnsi="Palatino Linotype"/>
        </w:rPr>
        <w:fldChar w:fldCharType="separate"/>
      </w:r>
      <w:r w:rsidR="00B241E0">
        <w:rPr>
          <w:rFonts w:ascii="Palatino Linotype" w:hAnsi="Palatino Linotype"/>
        </w:rPr>
        <w:t>4</w:t>
      </w:r>
      <w:r w:rsidR="00446027">
        <w:rPr>
          <w:rFonts w:ascii="Palatino Linotype" w:hAnsi="Palatino Linotype"/>
        </w:rPr>
        <w:fldChar w:fldCharType="end"/>
      </w:r>
      <w:r w:rsidRPr="00087C03">
        <w:rPr>
          <w:rFonts w:ascii="Palatino Linotype" w:hAnsi="Palatino Linotype"/>
        </w:rPr>
        <w:t>.</w:t>
      </w:r>
      <w:r w:rsidR="00087C03">
        <w:rPr>
          <w:rFonts w:ascii="Palatino Linotype" w:hAnsi="Palatino Linotype"/>
        </w:rPr>
        <w:tab/>
      </w:r>
    </w:p>
    <w:p w14:paraId="697206F8" w14:textId="2708339C" w:rsidR="00C11143" w:rsidRPr="00B67533" w:rsidRDefault="00087C03" w:rsidP="00652FAC">
      <w:pPr>
        <w:pStyle w:val="Heading1"/>
      </w:pPr>
      <w:bookmarkStart w:id="47" w:name="_Toc416343490"/>
      <w:bookmarkStart w:id="48" w:name="_Toc308595944"/>
      <w:r w:rsidRPr="004905AC">
        <w:rPr>
          <w:rFonts w:ascii="Palatino Linotype" w:hAnsi="Palatino Linotype"/>
          <w:color w:val="auto"/>
        </w:rPr>
        <w:lastRenderedPageBreak/>
        <w:t>RTL Netlist Structure</w:t>
      </w:r>
      <w:bookmarkEnd w:id="47"/>
      <w:bookmarkEnd w:id="48"/>
    </w:p>
    <w:p w14:paraId="7D371685" w14:textId="5FA00D95" w:rsidR="00087C03" w:rsidRPr="004905AC" w:rsidRDefault="00087C03" w:rsidP="00087C03">
      <w:pPr>
        <w:pStyle w:val="Body"/>
        <w:rPr>
          <w:rFonts w:ascii="Palatino Linotype" w:hAnsi="Palatino Linotype"/>
        </w:rPr>
      </w:pPr>
      <w:r w:rsidRPr="004905AC">
        <w:rPr>
          <w:rFonts w:ascii="Palatino Linotype" w:hAnsi="Palatino Linotype"/>
        </w:rPr>
        <w:t xml:space="preserve">NocStudio produces a Top level NoC Verilog RTL netlist (ns_soc_ip.v) which instantiates NoC fabric hierarchy (ns_fabric.v) which further instantiates Router and Bridge modules for the NoC with a proper interconnect. If RTL grouping is enabled, RTL groups (Bridges/Routers) will be declared in a separate file (ns_group_modules.v) and will be instantiated in NoC fabric hierarchy (ns_fabric.v). The number and type of each sub-module is assigned by NocStudio and is dependent on the NoC design. </w:t>
      </w:r>
    </w:p>
    <w:p w14:paraId="4567D67D" w14:textId="77777777" w:rsidR="00087C03" w:rsidRPr="004905AC" w:rsidRDefault="00087C03" w:rsidP="00087C03">
      <w:pPr>
        <w:pStyle w:val="Body"/>
        <w:rPr>
          <w:rFonts w:ascii="Palatino Linotype" w:hAnsi="Palatino Linotype"/>
        </w:rPr>
      </w:pPr>
    </w:p>
    <w:p w14:paraId="3B9C6216" w14:textId="77777777" w:rsidR="00087C03" w:rsidRPr="004905AC" w:rsidRDefault="00087C03" w:rsidP="00087C03">
      <w:pPr>
        <w:pStyle w:val="Body"/>
        <w:rPr>
          <w:rFonts w:ascii="Palatino Linotype" w:hAnsi="Palatino Linotype"/>
        </w:rPr>
      </w:pPr>
    </w:p>
    <w:p w14:paraId="796BB650"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drawing>
          <wp:inline distT="0" distB="0" distL="0" distR="0" wp14:anchorId="445636C9" wp14:editId="3A808840">
            <wp:extent cx="5943600" cy="2004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_RTL_Netli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343E107A" w14:textId="77777777" w:rsidR="00087C03" w:rsidRPr="004905AC" w:rsidRDefault="00087C03" w:rsidP="00087C03">
      <w:pPr>
        <w:pStyle w:val="Caption"/>
        <w:jc w:val="center"/>
        <w:rPr>
          <w:rFonts w:ascii="Palatino Linotype" w:hAnsi="Palatino Linotype"/>
          <w:b/>
        </w:rPr>
      </w:pPr>
      <w:bookmarkStart w:id="49" w:name="_Ref347911318"/>
      <w:bookmarkStart w:id="50" w:name="_Toc221293237"/>
      <w:bookmarkStart w:id="51" w:name="_Toc416343520"/>
      <w:bookmarkStart w:id="52" w:name="_Toc308595976"/>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7</w:t>
      </w:r>
      <w:r w:rsidRPr="004905AC">
        <w:rPr>
          <w:rFonts w:ascii="Palatino Linotype" w:hAnsi="Palatino Linotype"/>
          <w:b/>
          <w:noProof/>
        </w:rPr>
        <w:fldChar w:fldCharType="end"/>
      </w:r>
      <w:bookmarkEnd w:id="49"/>
      <w:r w:rsidRPr="004905AC">
        <w:rPr>
          <w:rFonts w:ascii="Palatino Linotype" w:hAnsi="Palatino Linotype"/>
        </w:rPr>
        <w:t>: NoC RTL Netlist Structure</w:t>
      </w:r>
      <w:bookmarkEnd w:id="50"/>
      <w:bookmarkEnd w:id="51"/>
      <w:bookmarkEnd w:id="52"/>
    </w:p>
    <w:p w14:paraId="4C0AE413" w14:textId="77777777" w:rsidR="00087C03" w:rsidRPr="004905AC" w:rsidRDefault="00087C03" w:rsidP="00087C03">
      <w:pPr>
        <w:rPr>
          <w:rFonts w:ascii="Palatino Linotype" w:hAnsi="Palatino Linotype"/>
        </w:rPr>
      </w:pPr>
    </w:p>
    <w:p w14:paraId="58DC78E1" w14:textId="77777777" w:rsidR="00087C03" w:rsidRPr="004905AC" w:rsidRDefault="00087C03" w:rsidP="00087C03">
      <w:pPr>
        <w:jc w:val="both"/>
        <w:rPr>
          <w:rFonts w:ascii="Palatino Linotype" w:hAnsi="Palatino Linotype"/>
        </w:rPr>
      </w:pPr>
      <w:r w:rsidRPr="004905AC">
        <w:rPr>
          <w:rFonts w:ascii="Palatino Linotype" w:hAnsi="Palatino Linotype"/>
        </w:rPr>
        <w:t>Each host port interfaces to the NoC through a Bridge. The width of both the host port interface bus and NoC link are configurable in NocStudio. The NoC Router contains 8 ports, which are named North, East, South, West and Host ports which are H (shown in the figure as South East), I (shown in the figure as South West), J (shown in the figure as North West), K (shown in the figure as North East).</w:t>
      </w:r>
    </w:p>
    <w:p w14:paraId="1D16309F" w14:textId="77777777" w:rsidR="00087C03" w:rsidRPr="004905AC" w:rsidRDefault="00087C03" w:rsidP="00087C03">
      <w:pPr>
        <w:keepNext/>
        <w:jc w:val="center"/>
        <w:rPr>
          <w:rFonts w:ascii="Palatino Linotype" w:hAnsi="Palatino Linotype"/>
          <w:noProof/>
        </w:rPr>
      </w:pPr>
    </w:p>
    <w:p w14:paraId="77541847" w14:textId="77777777" w:rsidR="00087C03" w:rsidRPr="004905AC" w:rsidRDefault="00087C03" w:rsidP="00087C03">
      <w:pPr>
        <w:keepNext/>
        <w:jc w:val="center"/>
        <w:rPr>
          <w:rFonts w:ascii="Palatino Linotype" w:hAnsi="Palatino Linotype"/>
        </w:rPr>
      </w:pPr>
      <w:r w:rsidRPr="004905AC">
        <w:rPr>
          <w:rFonts w:ascii="Palatino Linotype" w:hAnsi="Palatino Linotype"/>
          <w:noProof/>
        </w:rPr>
        <w:drawing>
          <wp:inline distT="0" distB="0" distL="0" distR="0" wp14:anchorId="6FF7C0CF" wp14:editId="0EACC2EF">
            <wp:extent cx="2811439" cy="2638957"/>
            <wp:effectExtent l="0" t="0" r="825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15809" cy="2643059"/>
                    </a:xfrm>
                    <a:prstGeom prst="rect">
                      <a:avLst/>
                    </a:prstGeom>
                    <a:noFill/>
                    <a:ln w="9525">
                      <a:noFill/>
                      <a:miter lim="800000"/>
                      <a:headEnd/>
                      <a:tailEnd/>
                    </a:ln>
                  </pic:spPr>
                </pic:pic>
              </a:graphicData>
            </a:graphic>
          </wp:inline>
        </w:drawing>
      </w:r>
    </w:p>
    <w:p w14:paraId="703457CC" w14:textId="77777777" w:rsidR="00087C03" w:rsidRPr="004905AC" w:rsidRDefault="00087C03" w:rsidP="00087C03">
      <w:pPr>
        <w:pStyle w:val="Caption"/>
        <w:jc w:val="center"/>
        <w:rPr>
          <w:rFonts w:ascii="Palatino Linotype" w:hAnsi="Palatino Linotype"/>
          <w:b/>
        </w:rPr>
      </w:pPr>
      <w:bookmarkStart w:id="53" w:name="_Toc221293238"/>
      <w:bookmarkStart w:id="54" w:name="_Toc416343521"/>
      <w:bookmarkStart w:id="55" w:name="_Toc308595977"/>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8</w:t>
      </w:r>
      <w:r w:rsidRPr="004905AC">
        <w:rPr>
          <w:rFonts w:ascii="Palatino Linotype" w:hAnsi="Palatino Linotype"/>
          <w:b/>
          <w:noProof/>
        </w:rPr>
        <w:fldChar w:fldCharType="end"/>
      </w:r>
      <w:r w:rsidRPr="004905AC">
        <w:rPr>
          <w:rFonts w:ascii="Palatino Linotype" w:hAnsi="Palatino Linotype"/>
        </w:rPr>
        <w:t xml:space="preserve">: </w:t>
      </w:r>
      <w:bookmarkEnd w:id="53"/>
      <w:r w:rsidRPr="004905AC">
        <w:rPr>
          <w:rFonts w:ascii="Palatino Linotype" w:hAnsi="Palatino Linotype"/>
        </w:rPr>
        <w:t>8 Port Router with 4 directional ports &amp; 4 host ports</w:t>
      </w:r>
      <w:bookmarkEnd w:id="54"/>
      <w:bookmarkEnd w:id="55"/>
    </w:p>
    <w:p w14:paraId="23191EA1" w14:textId="77777777" w:rsidR="00087C03" w:rsidRPr="004905AC" w:rsidRDefault="00087C03" w:rsidP="00087C03">
      <w:pPr>
        <w:rPr>
          <w:rFonts w:ascii="Palatino Linotype" w:hAnsi="Palatino Linotype"/>
        </w:rPr>
      </w:pPr>
    </w:p>
    <w:p w14:paraId="15B8C129" w14:textId="77777777" w:rsidR="00087C03" w:rsidRPr="004905AC" w:rsidRDefault="00087C03" w:rsidP="00087C03">
      <w:pPr>
        <w:jc w:val="both"/>
        <w:rPr>
          <w:rFonts w:ascii="Palatino Linotype" w:hAnsi="Palatino Linotype"/>
        </w:rPr>
      </w:pPr>
      <w:r w:rsidRPr="004905AC">
        <w:rPr>
          <w:rFonts w:ascii="Palatino Linotype" w:hAnsi="Palatino Linotype"/>
        </w:rPr>
        <w:t xml:space="preserve">The Router and Bridge elements are created so that the NoC Top level file contains no parameters and no logic elements. </w:t>
      </w:r>
    </w:p>
    <w:p w14:paraId="6BD6FDFC" w14:textId="77777777" w:rsidR="00087C03" w:rsidRPr="00087C03" w:rsidRDefault="00087C03" w:rsidP="00087C03">
      <w:pPr>
        <w:pStyle w:val="Heading2"/>
      </w:pPr>
      <w:bookmarkStart w:id="56" w:name="_Toc221293210"/>
      <w:bookmarkStart w:id="57" w:name="_Toc416343491"/>
      <w:bookmarkStart w:id="58" w:name="_Toc308595945"/>
      <w:r w:rsidRPr="00087C03">
        <w:t>Multiple NoC Router Layers</w:t>
      </w:r>
      <w:bookmarkEnd w:id="56"/>
      <w:bookmarkEnd w:id="57"/>
      <w:bookmarkEnd w:id="58"/>
    </w:p>
    <w:p w14:paraId="31DAA050" w14:textId="77777777" w:rsidR="00087C03" w:rsidRPr="004905AC" w:rsidRDefault="00087C03" w:rsidP="00087C03">
      <w:pPr>
        <w:pStyle w:val="Body"/>
        <w:rPr>
          <w:rFonts w:ascii="Palatino Linotype" w:hAnsi="Palatino Linotype"/>
        </w:rPr>
      </w:pPr>
      <w:r w:rsidRPr="004905AC">
        <w:rPr>
          <w:rFonts w:ascii="Palatino Linotype" w:hAnsi="Palatino Linotype"/>
        </w:rPr>
        <w:t>To support additional bandwidth and virtual channels, NetSpeed’s NoC solution allows a single Bridge to connect to multiple NoC layers.  Each layer operates as an independent NoC; the bridge connects them at the boundary.  A Bridge at a grid point can connect to all routers at the grid point, one router for each layer.</w:t>
      </w:r>
    </w:p>
    <w:p w14:paraId="2B44E8F7" w14:textId="77777777" w:rsidR="00087C03" w:rsidRPr="004905AC" w:rsidRDefault="00087C03" w:rsidP="00087C03">
      <w:pPr>
        <w:pStyle w:val="Body"/>
        <w:rPr>
          <w:rFonts w:ascii="Palatino Linotype" w:hAnsi="Palatino Linotype"/>
        </w:rPr>
      </w:pPr>
    </w:p>
    <w:p w14:paraId="0DAA25A6" w14:textId="77777777" w:rsidR="00087C03" w:rsidRPr="004905AC" w:rsidRDefault="00087C03" w:rsidP="00087C03">
      <w:pPr>
        <w:pStyle w:val="Body"/>
        <w:rPr>
          <w:rFonts w:ascii="Palatino Linotype" w:hAnsi="Palatino Linotype"/>
        </w:rPr>
      </w:pPr>
      <w:r w:rsidRPr="004905AC">
        <w:rPr>
          <w:rFonts w:ascii="Palatino Linotype" w:hAnsi="Palatino Linotype"/>
        </w:rPr>
        <w:t>The following diagram shows an example of this connectivity with 2 NoC layers. For physical design, this means that more wires are needed in order to connect the Bridges to the Routers.  Also note that multiple layers may use different bus widths, so the connections to the routers of different layers may vary in width.</w:t>
      </w:r>
    </w:p>
    <w:p w14:paraId="53730395"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14BEF683" wp14:editId="7D03AF17">
                <wp:extent cx="5486400" cy="2171700"/>
                <wp:effectExtent l="228600" t="190500" r="0" b="95250"/>
                <wp:docPr id="7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171700"/>
                          <a:chOff x="741000" y="1082195"/>
                          <a:chExt cx="7849312" cy="3106138"/>
                        </a:xfrm>
                      </wpg:grpSpPr>
                      <wps:wsp>
                        <wps:cNvPr id="51" name="Snip and Round Single Corner Rectangle 51"/>
                        <wps:cNvSpPr/>
                        <wps:spPr>
                          <a:xfrm flipH="1">
                            <a:off x="1739604" y="2149510"/>
                            <a:ext cx="2324396"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52" name="Snip and Round Single Corner Rectangle 52"/>
                        <wps:cNvSpPr/>
                        <wps:spPr>
                          <a:xfrm flipH="1">
                            <a:off x="5944019" y="2166444"/>
                            <a:ext cx="2319448"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53" name="Snip and Round Single Corner Rectangle 53"/>
                        <wps:cNvSpPr/>
                        <wps:spPr>
                          <a:xfrm flipH="1">
                            <a:off x="3216779" y="2769799"/>
                            <a:ext cx="679736" cy="643965"/>
                          </a:xfrm>
                          <a:prstGeom prst="snipRoundRect">
                            <a:avLst>
                              <a:gd name="adj1" fmla="val 0"/>
                              <a:gd name="adj2" fmla="val 37934"/>
                            </a:avLst>
                          </a:prstGeom>
                          <a:solidFill>
                            <a:srgbClr val="F79646">
                              <a:lumMod val="40000"/>
                              <a:lumOff val="60000"/>
                            </a:srgb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E339A1A"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5CABA1EC"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F6FC9B4"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54" name="Straight Connector 54"/>
                        <wps:cNvCnPr/>
                        <wps:spPr>
                          <a:xfrm rot="5400000">
                            <a:off x="3080775" y="2198417"/>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rot="10800000" flipV="1">
                            <a:off x="2047661" y="3187032"/>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6" name="Straight Connector 56"/>
                        <wps:cNvCnPr/>
                        <wps:spPr>
                          <a:xfrm rot="10800000" flipV="1">
                            <a:off x="3896515" y="3187029"/>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7" name="Straight Connector 57"/>
                        <wps:cNvCnPr/>
                        <wps:spPr>
                          <a:xfrm rot="5400000" flipH="1" flipV="1">
                            <a:off x="3446324" y="3621187"/>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58" name="Snip and Round Single Corner Rectangle 58"/>
                        <wps:cNvSpPr/>
                        <wps:spPr>
                          <a:xfrm flipH="1">
                            <a:off x="7421194" y="2786733"/>
                            <a:ext cx="679736" cy="643965"/>
                          </a:xfrm>
                          <a:prstGeom prst="snipRoundRect">
                            <a:avLst>
                              <a:gd name="adj1" fmla="val 0"/>
                              <a:gd name="adj2" fmla="val 37934"/>
                            </a:avLst>
                          </a:prstGeom>
                          <a:solidFill>
                            <a:srgbClr val="F79646">
                              <a:lumMod val="40000"/>
                              <a:lumOff val="60000"/>
                            </a:srgb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E99D89B"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2F178076"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3A7F3A7"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59" name="Straight Connector 59"/>
                        <wps:cNvCnPr/>
                        <wps:spPr>
                          <a:xfrm>
                            <a:off x="6667500" y="2686052"/>
                            <a:ext cx="880982" cy="227979"/>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0" name="Straight Connector 60"/>
                        <wps:cNvCnPr/>
                        <wps:spPr>
                          <a:xfrm rot="5400000">
                            <a:off x="7285190" y="2215351"/>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rot="10800000" flipV="1">
                            <a:off x="6252076" y="3203966"/>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rot="10800000" flipV="1">
                            <a:off x="8100930" y="3203963"/>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3" name="Straight Connector 63"/>
                        <wps:cNvCnPr/>
                        <wps:spPr>
                          <a:xfrm rot="5400000" flipH="1" flipV="1">
                            <a:off x="7650739" y="3638121"/>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4" name="Can 64"/>
                        <wps:cNvSpPr/>
                        <wps:spPr>
                          <a:xfrm rot="16200000">
                            <a:off x="5260377" y="2276819"/>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65" name="Rectangle 65"/>
                        <wps:cNvSpPr/>
                        <wps:spPr>
                          <a:xfrm rot="18900000">
                            <a:off x="2055935" y="253412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D3B1DC4"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66" name="Straight Connector 66"/>
                        <wps:cNvCnPr>
                          <a:stCxn id="65" idx="2"/>
                        </wps:cNvCnPr>
                        <wps:spPr>
                          <a:xfrm rot="16200000" flipH="1">
                            <a:off x="2318663" y="2783913"/>
                            <a:ext cx="543208" cy="426009"/>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67" name="Rectangle 67"/>
                        <wps:cNvSpPr/>
                        <wps:spPr>
                          <a:xfrm rot="2700000">
                            <a:off x="741000" y="108219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6FF1C8B5"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68" name="Rectangle 68"/>
                        <wps:cNvSpPr/>
                        <wps:spPr>
                          <a:xfrm rot="2700000" flipV="1">
                            <a:off x="442871" y="170914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69" name="Straight Connector 69"/>
                        <wps:cNvCnPr>
                          <a:endCxn id="65" idx="0"/>
                        </wps:cNvCnPr>
                        <wps:spPr>
                          <a:xfrm rot="16200000" flipH="1">
                            <a:off x="1801941" y="214999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0" name="Rectangle 70"/>
                        <wps:cNvSpPr/>
                        <wps:spPr>
                          <a:xfrm rot="2700000">
                            <a:off x="4945415"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29ADC629"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B</w:t>
                              </w:r>
                            </w:p>
                          </w:txbxContent>
                        </wps:txbx>
                        <wps:bodyPr rtlCol="0" anchor="ctr"/>
                      </wps:wsp>
                      <wps:wsp>
                        <wps:cNvPr id="71" name="Rectangle 71"/>
                        <wps:cNvSpPr/>
                        <wps:spPr>
                          <a:xfrm rot="2700000" flipV="1">
                            <a:off x="4647286"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72" name="Straight Connector 72"/>
                        <wps:cNvCnPr>
                          <a:endCxn id="80" idx="0"/>
                        </wps:cNvCnPr>
                        <wps:spPr>
                          <a:xfrm rot="16200000" flipH="1">
                            <a:off x="6006356"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3" name="Snip and Round Single Corner Rectangle 73"/>
                        <wps:cNvSpPr/>
                        <wps:spPr>
                          <a:xfrm flipH="1">
                            <a:off x="2762968" y="311100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0A97D6DC"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7E1A5FBA"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54D77069"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74" name="Straight Connector 74"/>
                        <wps:cNvCnPr/>
                        <wps:spPr>
                          <a:xfrm rot="5400000">
                            <a:off x="2626964" y="253961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rot="10800000" flipV="1">
                            <a:off x="1593850" y="352823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rot="10800000" flipV="1">
                            <a:off x="3442704" y="352823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rot="5400000" flipH="1" flipV="1">
                            <a:off x="2992513" y="396238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78" name="Snip and Round Single Corner Rectangle 78"/>
                        <wps:cNvSpPr/>
                        <wps:spPr>
                          <a:xfrm flipH="1">
                            <a:off x="6967383"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8004023"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6CA9704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B464843"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80" name="Rectangle 80"/>
                        <wps:cNvSpPr/>
                        <wps:spPr>
                          <a:xfrm rot="18900000">
                            <a:off x="6260350"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124F09C9"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81" name="Straight Connector 81"/>
                        <wps:cNvCnPr>
                          <a:stCxn id="80" idx="2"/>
                        </wps:cNvCnPr>
                        <wps:spPr>
                          <a:xfrm rot="16200000" flipH="1">
                            <a:off x="6581682" y="2742243"/>
                            <a:ext cx="512984" cy="51299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rot="5400000">
                            <a:off x="6831379"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rot="10800000" flipV="1">
                            <a:off x="5798265"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rot="10800000" flipV="1">
                            <a:off x="7647119"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5" name="Straight Connector 85"/>
                        <wps:cNvCnPr/>
                        <wps:spPr>
                          <a:xfrm rot="5400000" flipH="1" flipV="1">
                            <a:off x="7196928"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86" name="Can 86"/>
                        <wps:cNvSpPr/>
                        <wps:spPr>
                          <a:xfrm rot="16200000">
                            <a:off x="4806566" y="2618020"/>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87" name="Straight Connector 87"/>
                        <wps:cNvCnPr/>
                        <wps:spPr>
                          <a:xfrm>
                            <a:off x="2529974" y="2588277"/>
                            <a:ext cx="784726" cy="308253"/>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14BEF683" id="Group 78" o:spid="_x0000_s1040" style="width:6in;height:171pt;mso-position-horizontal-relative:char;mso-position-vertical-relative:line" coordorigin="7410,10821" coordsize="78493,3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">
                <v:shape id="Snip and Round Single Corner Rectangle 51" o:spid="_x0000_s1041" style="position:absolute;left:17396;top:21495;width:23244;height:17578;flip:x;visibility:visible;mso-wrap-style:square;v-text-anchor:middle" coordsize="2324396,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8NMMA&#10;AADbAAAADwAAAGRycy9kb3ducmV2LnhtbESPQYvCMBSE7wv+h/AEb2tqwWWtpiLCgoIoqx48Pppn&#10;W9q8lCZr239vFgSPw8x8w6zWvanFg1pXWlYwm0YgiDOrS84VXC8/n98gnEfWWFsmBQM5WKejjxUm&#10;2nb8S4+zz0WAsEtQQeF9k0jpsoIMuqltiIN3t61BH2SbS91iF+CmlnEUfUmDJYeFAhvaFpRV5z+j&#10;oHPxZXc63hZxdKqGeu8HZw6DUpNxv1mC8NT7d/jV3mkF8xn8fw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8NMMAAADbAAAADwAAAAAAAAAAAAAAAACYAgAAZHJzL2Rv&#10;d25yZXYueG1sUEsFBgAAAAAEAAQA9QAAAIgDAAAAAA==&#10;" path="m,l1657571,r666825,666825l2324396,1757855,,1757855,,,,xe" fillcolor="#bfbfbf" strokecolor="windowText">
                  <v:path arrowok="t" o:connecttype="custom" o:connectlocs="0,0;1657571,0;2324396,666825;2324396,1757855;0,1757855;0,0;0,0" o:connectangles="0,0,0,0,0,0,0"/>
                </v:shape>
                <v:shape id="Snip and Round Single Corner Rectangle 52" o:spid="_x0000_s1042" style="position:absolute;left:59440;top:21664;width:23194;height:17578;flip:x;visibility:visible;mso-wrap-style:square;v-text-anchor:middle" coordsize="2319448,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KGsUA&#10;AADbAAAADwAAAGRycy9kb3ducmV2LnhtbESP0WrCQBRE3wv+w3IFX0Q3VSo2dRNKi9iCiNp+wCV7&#10;3QSzd0N2NbFf3y0UfBxm5gyzyntbiyu1vnKs4HGagCAunK7YKPj+Wk+WIHxA1lg7JgU38pBng4cV&#10;ptp1fKDrMRgRIexTVFCG0KRS+qIki37qGuLonVxrMUTZGqlb7CLc1nKWJAtpseK4UGJDbyUV5+PF&#10;KjCX55+x3iySfTf/3GzHZHbvdafUaNi/voAI1Id7+L/9oRU8zeD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QoaxQAAANsAAAAPAAAAAAAAAAAAAAAAAJgCAABkcnMv&#10;ZG93bnJldi54bWxQSwUGAAAAAAQABAD1AAAAigMAAAAA&#10;" path="m,l1652623,r666825,666825l2319448,1757855,,1757855,,,,xe" fillcolor="#bfbfbf" strokecolor="windowText">
                  <v:path arrowok="t" o:connecttype="custom" o:connectlocs="0,0;1652623,0;2319448,666825;2319448,1757855;0,1757855;0,0;0,0" o:connectangles="0,0,0,0,0,0,0"/>
                </v:shape>
                <v:shape id="Snip and Round Single Corner Rectangle 53" o:spid="_x0000_s1043" style="position:absolute;left:32167;top:27697;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lvMEA&#10;AADbAAAADwAAAGRycy9kb3ducmV2LnhtbESPQYvCMBSE7wv+h/AEL6Kpq1ulGkUWBNHTVr0/mmdb&#10;bV5KE7X+eyMIexxm5htmsWpNJe7UuNKygtEwAkGcWV1yruB42AxmIJxH1lhZJgVPcrBadr4WmGj7&#10;4D+6pz4XAcIuQQWF93UipcsKMuiGtiYO3tk2Bn2QTS51g48AN5X8jqJYGiw5LBRY029B2TW9GQXn&#10;id8960u0jqenfpz22ylJ3ivV67brOQhPrf8Pf9pbreBnDO8v4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JbzBAAAA2wAAAA8AAAAAAAAAAAAAAAAAmAIAAGRycy9kb3du&#10;cmV2LnhtbFBLBQYAAAAABAAEAPUAAACGAwAAAAA=&#10;" adj="-11796480,,5400" path="m,l435454,,679736,244282r,399683l,643965,,,,xe" fillcolor="#fcd5b5" strokecolor="windowText">
                  <v:stroke joinstyle="miter"/>
                  <v:formulas/>
                  <v:path arrowok="t" o:connecttype="custom" o:connectlocs="0,0;435454,0;679736,244282;679736,643965;0,643965;0,0;0,0" o:connectangles="0,0,0,0,0,0,0" textboxrect="0,0,679736,643965"/>
                  <v:textbox>
                    <w:txbxContent>
                      <w:p w14:paraId="3E339A1A"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5CABA1EC"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F6FC9B4"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line id="Straight Connector 54" o:spid="_x0000_s1044" style="position:absolute;rotation:90;visibility:visible;mso-wrap-style:square" from="30807,21984" to="42234,2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jIDsUAAADbAAAADwAAAGRycy9kb3ducmV2LnhtbESPQWvCQBSE7wX/w/KEXopuWrWUNBuR&#10;QqHgpTVSPT52n0k0+zZk1xj/fbcgeBxm5hsmWw62ET11vnas4HmagCDWztRcKtgWn5M3ED4gG2wc&#10;k4IreVjmo4cMU+Mu/EP9JpQiQtinqKAKoU2l9Loii37qWuLoHVxnMUTZldJ0eIlw28iXJHmVFmuO&#10;CxW29FGRPm3OVsHOrGffT8Xvvjb6uNdFS/1sOCv1OB5W7yACDeEevrW/jILFHP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jIDsUAAADbAAAADwAAAAAAAAAA&#10;AAAAAAChAgAAZHJzL2Rvd25yZXYueG1sUEsFBgAAAAAEAAQA+QAAAJMDAAAAAA==&#10;" strokecolor="windowText" strokeweight=".5pt">
                  <v:stroke startarrow="block" endarrow="block"/>
                  <v:shadow on="t" color="black" opacity="24903f" origin=",.5" offset="0,.55556mm"/>
                </v:line>
                <v:line id="Straight Connector 55" o:spid="_x0000_s1045" style="position:absolute;rotation:180;flip:y;visibility:visible;mso-wrap-style:square" from="20476,31870" to="32167,3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7haMIAAADbAAAADwAAAGRycy9kb3ducmV2LnhtbESPT4vCMBTE74LfITzBm6YuKNo1iggu&#10;6sl/y7K3R/Nsi81LaVJbv70RBI/DzPyGmS9bU4g7VS63rGA0jEAQJ1bnnCq4nDeDKQjnkTUWlknB&#10;gxwsF93OHGNtGz7S/eRTESDsYlSQeV/GUrokI4NuaEvi4F1tZdAHWaVSV9gEuCnkVxRNpMGcw0KG&#10;Ja0zSm6n2ig41Hb/8Lv1Tz37bf+PK8tn0/wp1e+1q28Qnlr/Cb/bW61gPIbXl/AD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7haMIAAADbAAAADwAAAAAAAAAAAAAA&#10;AAChAgAAZHJzL2Rvd25yZXYueG1sUEsFBgAAAAAEAAQA+QAAAJADAAAAAA==&#10;" strokecolor="windowText" strokeweight=".5pt">
                  <v:stroke startarrow="block" endarrow="block"/>
                  <v:shadow on="t" color="black" opacity="24903f" origin=",.5" offset="0,.55556mm"/>
                </v:line>
                <v:line id="Straight Connector 56" o:spid="_x0000_s1046" style="position:absolute;rotation:180;flip:y;visibility:visible;mso-wrap-style:square" from="38965,31870" to="43858,3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H8MAAADbAAAADwAAAGRycy9kb3ducmV2LnhtbESPQYvCMBSE74L/IbwFb5qusKLVKCIo&#10;q6fVKuLt0bxtyzYvpUlt/fdmQfA4zMw3zGLVmVLcqXaFZQWfowgEcWp1wZmCc7IdTkE4j6yxtEwK&#10;HuRgtez3Fhhr2/KR7iefiQBhF6OC3PsqltKlORl0I1sRB+/X1gZ9kHUmdY1tgJtSjqNoIg0WHBZy&#10;rGiTU/p3aoyCn8YeHn6/2TWzS3c7ri0npr0qNfjo1nMQnjr/Dr/a31rB1wT+v4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8fx/DAAAA2wAAAA8AAAAAAAAAAAAA&#10;AAAAoQIAAGRycy9kb3ducmV2LnhtbFBLBQYAAAAABAAEAPkAAACRAwAAAAA=&#10;" strokecolor="windowText" strokeweight=".5pt">
                  <v:stroke startarrow="block" endarrow="block"/>
                  <v:shadow on="t" color="black" opacity="24903f" origin=",.5" offset="0,.55556mm"/>
                </v:line>
                <v:line id="Straight Connector 57" o:spid="_x0000_s1047" style="position:absolute;rotation:90;flip:x y;visibility:visible;mso-wrap-style:square" from="34463,36211" to="38627,36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ZYGcUAAADbAAAADwAAAGRycy9kb3ducmV2LnhtbESP3YrCMBSE74V9h3AWvFk0XcUfqlEW&#10;QRQEQXdFLw/NsS02J6WJbX17Iyx4OczMN8x82ZpC1FS53LKC734EgjixOudUwd/vujcF4TyyxsIy&#10;KXiQg+XiozPHWNuGD1QffSoChF2MCjLvy1hKl2Rk0PVtSRy8q60M+iCrVOoKmwA3hRxE0VgazDks&#10;ZFjSKqPkdrwbBfvNZXce1NP2NDpvN6fhMP2y90ap7mf7MwPhqfXv8H97qxWMJvD6En6AX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ZYGcUAAADbAAAADwAAAAAAAAAA&#10;AAAAAAChAgAAZHJzL2Rvd25yZXYueG1sUEsFBgAAAAAEAAQA+QAAAJMDAAAAAA==&#10;" strokecolor="windowText" strokeweight=".5pt">
                  <v:stroke startarrow="block" endarrow="block"/>
                  <v:shadow on="t" color="black" opacity="24903f" origin=",.5" offset="0,.55556mm"/>
                </v:line>
                <v:shape id="Snip and Round Single Corner Rectangle 58" o:spid="_x0000_s1048" style="position:absolute;left:74211;top:27867;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3zb8A&#10;AADbAAAADwAAAGRycy9kb3ducmV2LnhtbERPTYvCMBC9C/sfwix4kTVd0VZqU5EFQdyT1b0PzdhW&#10;m0lpotZ/bw4LHh/vO1sPphV36l1jWcH3NAJBXFrdcKXgdNx+LUE4j6yxtUwKnuRgnX+MMky1ffCB&#10;7oWvRAhhl6KC2vsuldKVNRl0U9sRB+5se4M+wL6SusdHCDetnEVRLA02HBpq7OinpvJa3IyC89zv&#10;n90l2sTJ3yQuJkNCkn+VGn8OmxUIT4N/i//dO61gEcaGL+EHy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rfNvwAAANsAAAAPAAAAAAAAAAAAAAAAAJgCAABkcnMvZG93bnJl&#10;di54bWxQSwUGAAAAAAQABAD1AAAAhAMAAAAA&#10;" adj="-11796480,,5400" path="m,l435454,,679736,244282r,399683l,643965,,,,xe" fillcolor="#fcd5b5" strokecolor="windowText">
                  <v:stroke joinstyle="miter"/>
                  <v:formulas/>
                  <v:path arrowok="t" o:connecttype="custom" o:connectlocs="0,0;435454,0;679736,244282;679736,643965;0,643965;0,0;0,0" o:connectangles="0,0,0,0,0,0,0" textboxrect="0,0,679736,643965"/>
                  <v:textbox>
                    <w:txbxContent>
                      <w:p w14:paraId="3E99D89B"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2F178076"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3A7F3A7"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line id="Straight Connector 59" o:spid="_x0000_s1049" style="position:absolute;visibility:visible;mso-wrap-style:square" from="66675,26860" to="75484,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rY8QAAADbAAAADwAAAGRycy9kb3ducmV2LnhtbESPS0/DMBCE70j8B2uRuFEHBBUNcasK&#10;lceFQx+HHlfxNo4Sr1N724Z/j5GQOI5m5htNtRh9r84UUxvYwP2kAEVcB9tyY2C3fbt7BpUE2WIf&#10;mAx8U4LF/PqqwtKGC6/pvJFGZQinEg04kaHUOtWOPKZJGIizdwjRo2QZG20jXjLc9/qhKKbaY8t5&#10;weFAr47qbnPyBqaH/qOWWLj34zp9dSSPK2f3xtzejMsXUEKj/If/2p/WwNMMfr/kH6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MKtjxAAAANsAAAAPAAAAAAAAAAAA&#10;AAAAAKECAABkcnMvZG93bnJldi54bWxQSwUGAAAAAAQABAD5AAAAkgMAAAAA&#10;" strokecolor="windowText" strokeweight=".5pt">
                  <v:stroke startarrow="block" endarrow="block"/>
                  <v:shadow on="t" color="black" opacity="24903f" origin=",.5" offset="0,.55556mm"/>
                </v:line>
                <v:line id="Straight Connector 60" o:spid="_x0000_s1050" style="position:absolute;rotation:90;visibility:visible;mso-wrap-style:square" from="72851,22153" to="84279,2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EsMIAAADbAAAADwAAAGRycy9kb3ducmV2LnhtbERPz2vCMBS+D/Y/hCfsMmzqCjK6RpGB&#10;MNjFtTJ7fCRvbbfmpTSx1v9+OQgeP77fxXa2vZho9J1jBaskBUGsnem4UXCs9stXED4gG+wdk4Ir&#10;edhuHh8KzI278BdNZWhEDGGfo4I2hCGX0uuWLPrEDcSR+3GjxRDh2Egz4iWG216+pOlaWuw4NrQ4&#10;0HtL+q88WwUn85kdnqvvujP6t9bVQFM2n5V6Wsy7NxCB5nAX39wfRsE6ro9f4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8EsMIAAADbAAAADwAAAAAAAAAAAAAA&#10;AAChAgAAZHJzL2Rvd25yZXYueG1sUEsFBgAAAAAEAAQA+QAAAJADAAAAAA==&#10;" strokecolor="windowText" strokeweight=".5pt">
                  <v:stroke startarrow="block" endarrow="block"/>
                  <v:shadow on="t" color="black" opacity="24903f" origin=",.5" offset="0,.55556mm"/>
                </v:line>
                <v:line id="Straight Connector 61" o:spid="_x0000_s1051" style="position:absolute;rotation:180;flip:y;visibility:visible;mso-wrap-style:square" from="62520,32039" to="74211,3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kt1sEAAADbAAAADwAAAGRycy9kb3ducmV2LnhtbESPzarCMBSE94LvEI7gTlNdiPYaRQRF&#10;XfmL3N2hObcttzkpTWrr2xtBcDnMzDfMfNmaQjyocrllBaNhBII4sTrnVMH1shlMQTiPrLGwTAqe&#10;5GC56HbmGGvb8IkeZ5+KAGEXo4LM+zKW0iUZGXRDWxIH789WBn2QVSp1hU2Am0KOo2giDeYcFjIs&#10;aZ1R8n+ujYJjbQ9Pv19v69mt/T2tLF9Mc1eq32tXPyA8tf4b/rR3WsFkBO8v4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S3WwQAAANsAAAAPAAAAAAAAAAAAAAAA&#10;AKECAABkcnMvZG93bnJldi54bWxQSwUGAAAAAAQABAD5AAAAjwMAAAAA&#10;" strokecolor="windowText" strokeweight=".5pt">
                  <v:stroke startarrow="block" endarrow="block"/>
                  <v:shadow on="t" color="black" opacity="24903f" origin=",.5" offset="0,.55556mm"/>
                </v:line>
                <v:line id="Straight Connector 62" o:spid="_x0000_s1052" style="position:absolute;rotation:180;flip:y;visibility:visible;mso-wrap-style:square" from="81009,32039" to="85903,3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uzocQAAADbAAAADwAAAGRycy9kb3ducmV2LnhtbESPQWvCQBSE7wX/w/KE3pqNHsRGVxFB&#10;sT0ZYyneHtlnEsy+DdmNSf59t1DocZiZb5j1djC1eFLrKssKZlEMgji3uuJCwTU7vC1BOI+ssbZM&#10;CkZysN1MXtaYaNtzSs+LL0SAsEtQQel9k0jp8pIMusg2xMG729agD7ItpG6xD3BTy3kcL6TBisNC&#10;iQ3tS8ofl84oOHf2c/Qf+2P3/jXc0p3lzPTfSr1Oh90KhKfB/4f/2ietYDGH3y/h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7OhxAAAANsAAAAPAAAAAAAAAAAA&#10;AAAAAKECAABkcnMvZG93bnJldi54bWxQSwUGAAAAAAQABAD5AAAAkgMAAAAA&#10;" strokecolor="windowText" strokeweight=".5pt">
                  <v:stroke startarrow="block" endarrow="block"/>
                  <v:shadow on="t" color="black" opacity="24903f" origin=",.5" offset="0,.55556mm"/>
                </v:line>
                <v:line id="Straight Connector 63" o:spid="_x0000_s1053" style="position:absolute;rotation:90;flip:x y;visibility:visible;mso-wrap-style:square" from="76506,36381" to="80671,36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GUp8QAAADbAAAADwAAAGRycy9kb3ducmV2LnhtbESP3YrCMBSE7xd8h3AEb5Y11aJI1ygi&#10;iIKw4B/u5aE52xabk9LEtr79RhC8HGbmG2a+7EwpGqpdYVnBaBiBIE6tLjhTcD5tvmYgnEfWWFom&#10;BQ9ysFz0PuaYaNvygZqjz0SAsEtQQe59lUjp0pwMuqGtiIP3Z2uDPsg6k7rGNsBNKcdRNJUGCw4L&#10;OVa0zim9He9Gwc/2d38dN7PuMrnutpc4zj7tvVVq0O9W3yA8df4dfrV3WsE0hueX8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ZSnxAAAANsAAAAPAAAAAAAAAAAA&#10;AAAAAKECAABkcnMvZG93bnJldi54bWxQSwUGAAAAAAQABAD5AAAAkgMAAAAA&#10;" strokecolor="windowText" strokeweight=".5pt">
                  <v:stroke startarrow="block" endarrow="block"/>
                  <v:shadow on="t" color="black" opacity="24903f" origin=",.5" offset="0,.55556mm"/>
                </v:lin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4" o:spid="_x0000_s1054" type="#_x0000_t22" style="position:absolute;left:52602;top:22768;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jH8EA&#10;AADbAAAADwAAAGRycy9kb3ducmV2LnhtbESPQWvCQBCF7wX/wzKCt7qx2CDRVYJQyNU09DxkxySY&#10;nQ27a4z59W6h0OPjzfvevMNpMr0YyfnOsoLNOgFBXFvdcaOg+v5634HwAVljb5kUPMnD6bh4O2Cm&#10;7YMvNJahERHCPkMFbQhDJqWvWzLo13Ygjt7VOoMhStdI7fAR4aaXH0mSSoMdx4YWBzq3VN/Ku4lv&#10;VBrzdJyrz1vZ5UU+m/Ml+VFqtZzyPYhAU/g//ksXWkG6hd8tEQDy+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2ox/BAAAA2wAAAA8AAAAAAAAAAAAAAAAAmAIAAGRycy9kb3du&#10;cmV2LnhtbFBLBQYAAAAABAAEAPUAAACGAwAAAAA=&#10;" adj="752" fillcolor="#3f80cd" strokecolor="#4a7ebb">
                  <v:fill color2="#9bc1ff" rotate="t" angle="180" focus="100%" type="gradient">
                    <o:fill v:ext="view" type="gradientUnscaled"/>
                  </v:fill>
                  <v:shadow on="t" color="black" opacity="22937f" origin=",.5" offset="0,.63889mm"/>
                </v:shape>
                <v:rect id="Rectangle 65" o:spid="_x0000_s1055" style="position:absolute;left:20559;top:25341;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qcMA&#10;AADbAAAADwAAAGRycy9kb3ducmV2LnhtbESPT2vCQBTE7wW/w/KE3upGa0JJXUUFq7fin/b8yD6T&#10;aPZtzG5j/PauUPA4zMxvmMmsM5VoqXGlZQXDQQSCOLO65FzBYb96+wDhPLLGyjIpuJGD2bT3MsFU&#10;2ytvqd35XAQIuxQVFN7XqZQuK8igG9iaOHhH2xj0QTa51A1eA9xUchRFiTRYclgosKZlQdl592cU&#10;nPz+9yeOvxfvF/dl1u04aas8Ueq1380/QXjq/DP8395oBUkMjy/h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S+qcMAAADbAAAADwAAAAAAAAAAAAAAAACYAgAAZHJzL2Rv&#10;d25yZXYueG1sUEsFBgAAAAAEAAQA9QAAAIgDAAAAAA==&#10;" fillcolor="#f2f2f2" strokecolor="windowText">
                  <v:textbox inset="0,0,0,0">
                    <w:txbxContent>
                      <w:p w14:paraId="4D3B1DC4"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66" o:spid="_x0000_s1056" style="position:absolute;rotation:90;flip:x;visibility:visible;mso-wrap-style:square" from="23186,27839" to="28618,3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VAsMAAADbAAAADwAAAGRycy9kb3ducmV2LnhtbESPT4vCMBTE78J+h/AW9qbJ7qFKNYos&#10;yOpB8O/B26N5tsXmpTRp7X57Iwgeh5n5DTNb9LYSHTW+dKzhe6RAEGfOlJxrOB1XwwkIH5ANVo5J&#10;wz95WMw/BjNMjbvznrpDyEWEsE9RQxFCnUrps4Is+pGriaN3dY3FEGWTS9PgPcJtJX+USqTFkuNC&#10;gTX9FpTdDq3VsLqoOqPu77hvz7sN7dS2HV+3Wn999sspiEB9eIdf7bXRkCT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p1QLDAAAA2wAAAA8AAAAAAAAAAAAA&#10;AAAAoQIAAGRycy9kb3ducmV2LnhtbFBLBQYAAAAABAAEAPkAAACRAwAAAAA=&#10;" strokecolor="windowText" strokeweight=".5pt">
                  <v:stroke startarrow="block" endarrow="block"/>
                  <v:shadow on="t" color="black" opacity="24903f" origin=",.5" offset="0,.55556mm"/>
                </v:line>
                <v:rect id="Rectangle 67" o:spid="_x0000_s1057" style="position:absolute;left:7409;top:1082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5mUcQA&#10;AADbAAAADwAAAGRycy9kb3ducmV2LnhtbESPQWvCQBCF7wX/wzKFXkrd6CGV6CpFEMSK1FgQb0N2&#10;moRmZ0N21PjvXaHQ4+PN+9682aJ3jbpQF2rPBkbDBBRx4W3NpYHvw+ptAioIssXGMxm4UYDFfPA0&#10;w8z6K+/pkkupIoRDhgYqkTbTOhQVOQxD3xJH78d3DiXKrtS2w2uEu0aPkyTVDmuODRW2tKyo+M3P&#10;Lr5Rb13++Tr+Op1TaeS429zcEY15ee4/pqCEevk//kuvrYH0HR5bIgD0/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eZlHEAAAA2wAAAA8AAAAAAAAAAAAAAAAAmAIAAGRycy9k&#10;b3ducmV2LnhtbFBLBQYAAAAABAAEAPUAAACJAwAAAAA=&#10;" fillcolor="#4f6228" stroked="f">
                  <v:fill color2="#ebf1de" rotate="t" angle="267" colors="0 #4f6228;47841f #ebf1de" focus="100%" type="gradient">
                    <o:fill v:ext="view" type="gradientUnscaled"/>
                  </v:fill>
                  <v:textbox>
                    <w:txbxContent>
                      <w:p w14:paraId="6FF1C8B5"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68" o:spid="_x0000_s1058" style="position:absolute;left:4428;top:17091;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7o8IA&#10;AADbAAAADwAAAGRycy9kb3ducmV2LnhtbERPyWrDMBC9F/IPYgq9hEROD6a4UYIphGyHpm4D7W2w&#10;prapNTKWvP19dQjk+Hj7ejuaWvTUusqygtUyAkGcW11xoeDrc7d4AeE8ssbaMimYyMF2M3tYY6Lt&#10;wB/UZ74QIYRdggpK75tESpeXZNAtbUMcuF/bGvQBtoXULQ4h3NTyOYpiabDi0FBiQ28l5X9ZZxS8&#10;T/33Ke7n5/zC+3F+7Y4pNz9KPT2O6SsIT6O/i2/ug1YQh7HhS/g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7ujwgAAANsAAAAPAAAAAAAAAAAAAAAAAJgCAABkcnMvZG93&#10;bnJldi54bWxQSwUGAAAAAAQABAD1AAAAhwMAAAAA&#10;" fillcolor="window" stroked="f">
                  <v:fill color2="window" o:opacity2="0" rotate="t" angle="180" colors="0 window;9830f window" focus="100%" type="gradient">
                    <o:fill v:ext="view" type="gradientUnscaled"/>
                  </v:fill>
                </v:rect>
                <v:line id="Straight Connector 69" o:spid="_x0000_s1059" style="position:absolute;rotation:90;flip:x;visibility:visible;mso-wrap-style:square" from="18019,21499" to="22243,2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BcMQAAADbAAAADwAAAGRycy9kb3ducmV2LnhtbESPzYvCMBTE78L+D+EteNNkPfhRjSIL&#10;oh4EP3YP3h7Nsy02L6VJa/3vzcKCx2FmfsMsVp0tRUu1Lxxr+BoqEMSpMwVnGn4um8EUhA/IBkvH&#10;pOFJHlbLj94CE+MefKL2HDIRIewT1JCHUCVS+jQni37oKuLo3VxtMURZZ9LU+IhwW8qRUmNpseC4&#10;kGNF3zml93NjNWyuqkqp3V5Oze9xT0d1aCa3g9b9z249BxGoC+/wf3tnNIxn8Pcl/gC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9kFwxAAAANsAAAAPAAAAAAAAAAAA&#10;AAAAAKECAABkcnMvZG93bnJldi54bWxQSwUGAAAAAAQABAD5AAAAkgMAAAAA&#10;" strokecolor="windowText" strokeweight=".5pt">
                  <v:stroke startarrow="block" endarrow="block"/>
                  <v:shadow on="t" color="black" opacity="24903f" origin=",.5" offset="0,.55556mm"/>
                </v:line>
                <v:rect id="Rectangle 70" o:spid="_x0000_s1060" style="position:absolute;left:49453;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o+MUA&#10;AADbAAAADwAAAGRycy9kb3ducmV2LnhtbESPwWrCQBCG74W+wzIFL0U39WBLdJVSKBRbShsF8TZk&#10;xyQ0Oxuyo8a37xwEj8M//zffLFZDaM2J+tREdvA0ycAQl9E3XDnYbt7HL2CSIHtsI5ODCyVYLe/v&#10;Fpj7eOZfOhVSGYVwytFBLdLl1qaypoBpEjtizQ6xDyg69pX1PZ4VHlo7zbKZDdiwXqixo7eayr/i&#10;GFSj+QrF5+P0Z3+cSSu77/Ul7NC50cPwOgcjNMht+dr+8A6e1V5/UQDY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mj4xQAAANsAAAAPAAAAAAAAAAAAAAAAAJgCAABkcnMv&#10;ZG93bnJldi54bWxQSwUGAAAAAAQABAD1AAAAigMAAAAA&#10;" fillcolor="#4f6228" stroked="f">
                  <v:fill color2="#ebf1de" rotate="t" angle="267" colors="0 #4f6228;47841f #ebf1de" focus="100%" type="gradient">
                    <o:fill v:ext="view" type="gradientUnscaled"/>
                  </v:fill>
                  <v:textbox>
                    <w:txbxContent>
                      <w:p w14:paraId="29ADC629"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B</w:t>
                        </w:r>
                      </w:p>
                    </w:txbxContent>
                  </v:textbox>
                </v:rect>
                <v:rect id="Rectangle 71" o:spid="_x0000_s1061" style="position:absolute;left:46472;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E48QA&#10;AADbAAAADwAAAGRycy9kb3ducmV2LnhtbESPT4vCMBTE7wt+h/AEL6KpHlypRpGFRXc9+B/09mie&#10;bbF5KU2s9dsbYWGPw8z8hpnOG1OImiqXW1Yw6EcgiBOrc04VHA/fvTEI55E1FpZJwZMczGetjynG&#10;2j54R/XepyJA2MWoIPO+jKV0SUYGXd+WxMG72sqgD7JKpa7wEeCmkMMoGkmDOYeFDEv6yii57e9G&#10;weZZn39HdXedbHnZdE/3nwWXF6U67WYxAeGp8f/hv/ZKK/gcwPtL+AF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khOP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72" o:spid="_x0000_s1062" style="position:absolute;rotation:90;flip:x;visibility:visible;mso-wrap-style:square" from="60063,21669" to="64286,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tF3MMAAADbAAAADwAAAGRycy9kb3ducmV2LnhtbESPQYvCMBSE78L+h/AW9qbJelilGkUE&#10;WT0Iat3D3h7Nsy02L6VJa/33RhA8DjPzDTNf9rYSHTW+dKzhe6RAEGfOlJxrOKeb4RSED8gGK8ek&#10;4U4elouPwRwT4258pO4UchEh7BPUUIRQJ1L6rCCLfuRq4uhdXGMxRNnk0jR4i3BbybFSP9JiyXGh&#10;wJrWBWXXU2s1bP5VnVH3mx7bv8OODmrfTi57rb8++9UMRKA+vMOv9tZomIzh+SX+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RdzDAAAA2wAAAA8AAAAAAAAAAAAA&#10;AAAAoQIAAGRycy9kb3ducmV2LnhtbFBLBQYAAAAABAAEAPkAAACRAwAAAAA=&#10;" strokecolor="windowText" strokeweight=".5pt">
                  <v:stroke startarrow="block" endarrow="block"/>
                  <v:shadow on="t" color="black" opacity="24903f" origin=",.5" offset="0,.55556mm"/>
                </v:line>
                <v:shape id="Snip and Round Single Corner Rectangle 73" o:spid="_x0000_s1063" style="position:absolute;left:27629;top:31110;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ijsMA&#10;AADbAAAADwAAAGRycy9kb3ducmV2LnhtbESPQWvCQBSE7wX/w/IEb/XFCrZGVxGhEKE91Ap6fGSf&#10;STD7NmTXJP77bqHQ4zAz3zDr7WBr1XHrKycaZtMEFEvuTCWFhtP3+/MbKB9IDNVOWMODPWw3o6c1&#10;pcb18sXdMRQqQsSnpKEMoUkRfV6yJT91DUv0rq61FKJsCzQt9RFua3xJkgVaqiQulNTwvuT8drxb&#10;DRktOkQ5ZflHMsdzL8vD7fKp9WQ87FagAg/hP/zXzoyG1zn8fok/A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1ijsMAAADbAAAADwAAAAAAAAAAAAAAAACYAgAAZHJzL2Rv&#10;d25yZXYueG1sUEsFBgAAAAAEAAQA9QAAAIg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0A97D6DC"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7E1A5FBA"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54D77069"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line id="Straight Connector 74" o:spid="_x0000_s1064" style="position:absolute;rotation:90;visibility:visible;mso-wrap-style:square" from="26269,25396" to="37696,2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UbsUAAADbAAAADwAAAGRycy9kb3ducmV2LnhtbESPQWvCQBSE7wX/w/KEXopuWsWWNBuR&#10;QqHgpTVSPT52n0k0+zZk1xj/fbcgeBxm5hsmWw62ET11vnas4HmagCDWztRcKtgWn5M3ED4gG2wc&#10;k4IreVjmo4cMU+Mu/EP9JpQiQtinqKAKoU2l9Loii37qWuLoHVxnMUTZldJ0eIlw28iXJFlIizXH&#10;hQpb+qhInzZnq2Bn1rPvp+J3Xxt93OuipX42nJV6HA+rdxCBhnAP39pfRsHrHP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2UbsUAAADbAAAADwAAAAAAAAAA&#10;AAAAAAChAgAAZHJzL2Rvd25yZXYueG1sUEsFBgAAAAAEAAQA+QAAAJMDAAAAAA==&#10;" strokecolor="windowText" strokeweight=".5pt">
                  <v:stroke startarrow="block" endarrow="block"/>
                  <v:shadow on="t" color="black" opacity="24903f" origin=",.5" offset="0,.55556mm"/>
                </v:line>
                <v:line id="Straight Connector 75" o:spid="_x0000_s1065" style="position:absolute;rotation:180;flip:y;visibility:visible;mso-wrap-style:square" from="15938,35282" to="27629,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9CMQAAADbAAAADwAAAGRycy9kb3ducmV2LnhtbESPS4vCQBCE7wv+h6EFb+tEwcdGRxFB&#10;UU/rY1n21mTaJJjpCZmJif/eWRA8FlX1FTVftqYQd6pcblnBoB+BIE6szjlVcDlvPqcgnEfWWFgm&#10;BQ9ysFx0PuYYa9vwke4nn4oAYRejgsz7MpbSJRkZdH1bEgfvaiuDPsgqlbrCJsBNIYdRNJYGcw4L&#10;GZa0zii5nWqj4Lu2h4ffr7f110/7d1xZPpvmV6let13NQHhq/Tv8au+0gskI/r+EH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70IxAAAANsAAAAPAAAAAAAAAAAA&#10;AAAAAKECAABkcnMvZG93bnJldi54bWxQSwUGAAAAAAQABAD5AAAAkgMAAAAA&#10;" strokecolor="windowText" strokeweight=".5pt">
                  <v:stroke startarrow="block" endarrow="block"/>
                  <v:shadow on="t" color="black" opacity="24903f" origin=",.5" offset="0,.55556mm"/>
                </v:line>
                <v:line id="Straight Connector 76" o:spid="_x0000_s1066" style="position:absolute;rotation:180;flip:y;visibility:visible;mso-wrap-style:square" from="34427,35282" to="39320,35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kjf8MAAADbAAAADwAAAGRycy9kb3ducmV2LnhtbESPS4vCQBCE74L/YWjBm07cg4+so4jg&#10;op58LcvemkybBDM9ITMx8d87guCxqKqvqPmyNYW4U+VyywpGwwgEcWJ1zqmCy3kzmIJwHlljYZkU&#10;PMjBctHtzDHWtuEj3U8+FQHCLkYFmfdlLKVLMjLohrYkDt7VVgZ9kFUqdYVNgJtCfkXRWBrMOSxk&#10;WNI6o+R2qo2CQ233D79b/9Sz3/b/uLJ8Ns2fUv1eu/oG4an1n/C7vdUKJm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I3/DAAAA2wAAAA8AAAAAAAAAAAAA&#10;AAAAoQIAAGRycy9kb3ducmV2LnhtbFBLBQYAAAAABAAEAPkAAACRAwAAAAA=&#10;" strokecolor="windowText" strokeweight=".5pt">
                  <v:stroke startarrow="block" endarrow="block"/>
                  <v:shadow on="t" color="black" opacity="24903f" origin=",.5" offset="0,.55556mm"/>
                </v:line>
                <v:line id="Straight Connector 77" o:spid="_x0000_s1067" style="position:absolute;rotation:90;flip:x y;visibility:visible;mso-wrap-style:square" from="29925,39623" to="34089,3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MEecUAAADbAAAADwAAAGRycy9kb3ducmV2LnhtbESP3YrCMBSE74V9h3AW9kY0VfGHapRF&#10;WBQEQXdFLw/NsS3bnJQmtvXtjSB4OczMN8xi1ZpC1FS53LKCQT8CQZxYnXOq4O/3pzcD4TyyxsIy&#10;KbiTg9Xyo7PAWNuGD1QffSoChF2MCjLvy1hKl2Rk0PVtSRy8q60M+iCrVOoKmwA3hRxG0UQazDks&#10;ZFjSOqPk/3gzCvaby+48rGftaXzebk6jUdq1t0apr8/2ew7CU+vf4Vd7qxVMp/D8En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MEecUAAADbAAAADwAAAAAAAAAA&#10;AAAAAAChAgAAZHJzL2Rvd25yZXYueG1sUEsFBgAAAAAEAAQA+QAAAJMDAAAAAA==&#10;" strokecolor="windowText" strokeweight=".5pt">
                  <v:stroke startarrow="block" endarrow="block"/>
                  <v:shadow on="t" color="black" opacity="24903f" origin=",.5" offset="0,.55556mm"/>
                </v:line>
                <v:shape id="Snip and Round Single Corner Rectangle 78" o:spid="_x0000_s1068" style="position:absolute;left:69673;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w/8AA&#10;AADbAAAADwAAAGRycy9kb3ducmV2LnhtbERPS2vCQBC+C/6HZYTedNIKPlJXEaGQgj34AHscstMk&#10;mJ0N2TVJ/333IPT48b03u8HWquPWV040vM4SUCy5M5UUGq6Xj+kKlA8khmonrOGXPey249GGUuN6&#10;OXF3DoWKIeJT0lCG0KSIPi/Zkp+5hiVyP661FCJsCzQt9THc1viWJAu0VElsKKnhQ8n5/fywGjJa&#10;dIhyzfJjMsdbL+vP+/eX1i+TYf8OKvAQ/sVPd2Y0LOPY+CX+A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nw/8AAAADbAAAADwAAAAAAAAAAAAAAAACYAgAAZHJzL2Rvd25y&#10;ZXYueG1sUEsFBgAAAAAEAAQA9QAAAIUDA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68004023"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6CA9704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3B464843"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rect id="Rectangle 80" o:spid="_x0000_s1069" style="position:absolute;left:62603;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y78A&#10;AADbAAAADwAAAGRycy9kb3ducmV2LnhtbERPyW7CMBC9V+IfrEHqrThsEQoYBJVYbhXreRQPSSAe&#10;p7Ebwt/jQyWOT2+fLVpTioZqV1hW0O9FIIhTqwvOFJyO668JCOeRNZaWScGTHCzmnY8ZJto+eE/N&#10;wWcihLBLUEHufZVI6dKcDLqerYgDd7W1QR9gnUld4yOEm1IOoiiWBgsODTlW9J1Tej/8GQU3f7yc&#10;x+Of1fDXbcy2GcVNmcVKfXbb5RSEp9a/xf/unVYwCevDl/AD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vLvwAAANsAAAAPAAAAAAAAAAAAAAAAAJgCAABkcnMvZG93bnJl&#10;di54bWxQSwUGAAAAAAQABAD1AAAAhAMAAAAA&#10;" fillcolor="#f2f2f2" strokecolor="windowText">
                  <v:textbox inset="0,0,0,0">
                    <w:txbxContent>
                      <w:p w14:paraId="124F09C9"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81" o:spid="_x0000_s1070" style="position:absolute;rotation:90;flip:x;visibility:visible;mso-wrap-style:square" from="65816,27422" to="70946,3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yrjMIAAADbAAAADwAAAGRycy9kb3ducmV2LnhtbESPT4vCMBTE7wt+h/AEb2uiB5WuUZYF&#10;UQ+Cfw/eHs2zLdu8lCat9dsbQfA4zMxvmPmys6VoqfaFYw2joQJBnDpTcKbhfFp9z0D4gGywdEwa&#10;HuRhueh9zTEx7s4Hao8hExHCPkENeQhVIqVPc7Loh64ijt7N1RZDlHUmTY33CLelHCs1kRYLjgs5&#10;VvSXU/p/bKyG1VVVKbXr06G57Le0V7tmettpPeh3vz8gAnXhE363N0bDbAS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yrjMIAAADbAAAADwAAAAAAAAAAAAAA&#10;AAChAgAAZHJzL2Rvd25yZXYueG1sUEsFBgAAAAAEAAQA+QAAAJADAAAAAA==&#10;" strokecolor="windowText" strokeweight=".5pt">
                  <v:stroke startarrow="block" endarrow="block"/>
                  <v:shadow on="t" color="black" opacity="24903f" origin=",.5" offset="0,.55556mm"/>
                </v:line>
                <v:line id="Straight Connector 82" o:spid="_x0000_s1071" style="position:absolute;rotation:90;visibility:visible;mso-wrap-style:square" from="68313,25565" to="79741,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3ZpsQAAADbAAAADwAAAGRycy9kb3ducmV2LnhtbESPQWvCQBSE7wX/w/KEXkrd1EAJqauI&#10;IBR6aY1ojo/dZxLNvg3ZNUn/fbdQ6HGYmW+Y1WayrRio941jBS+LBASxdqbhSsGx2D9nIHxANtg6&#10;JgXf5GGznj2sMDdu5C8aDqESEcI+RwV1CF0updc1WfQL1xFH7+J6iyHKvpKmxzHCbSuXSfIqLTYc&#10;F2rsaFeTvh3uVsHZfKSfT8WpbIy+lrroaEinu1KP82n7BiLQFP7Df+13oyBbwu+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dmmxAAAANsAAAAPAAAAAAAAAAAA&#10;AAAAAKECAABkcnMvZG93bnJldi54bWxQSwUGAAAAAAQABAD5AAAAkgMAAAAA&#10;" strokecolor="windowText" strokeweight=".5pt">
                  <v:stroke startarrow="block" endarrow="block"/>
                  <v:shadow on="t" color="black" opacity="24903f" origin=",.5" offset="0,.55556mm"/>
                </v:line>
                <v:line id="Straight Connector 83" o:spid="_x0000_s1072" style="position:absolute;rotation:180;flip:y;visibility:visible;mso-wrap-style:square" from="57982,35451" to="69673,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wwMQAAADbAAAADwAAAGRycy9kb3ducmV2LnhtbESPT2vCQBTE7wW/w/IKvTWbWigas4oI&#10;SttTNYp4e2Rfk9Ds25Dd/Pv23ULB4zAzv2HSzWhq0VPrKssKXqIYBHFudcWFgnO2f16AcB5ZY22Z&#10;FEzkYLOePaSYaDvwkfqTL0SAsEtQQel9k0jp8pIMusg2xMH7tq1BH2RbSN3iEOCmlvM4fpMGKw4L&#10;JTa0Kyn/OXVGwVdnPyf/sTt0y8t4O24tZ2a4KvX0OG5XIDyN/h7+b79rBYt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DAxAAAANsAAAAPAAAAAAAAAAAA&#10;AAAAAKECAABkcnMvZG93bnJldi54bWxQSwUGAAAAAAQABAD5AAAAkgMAAAAA&#10;" strokecolor="windowText" strokeweight=".5pt">
                  <v:stroke startarrow="block" endarrow="block"/>
                  <v:shadow on="t" color="black" opacity="24903f" origin=",.5" offset="0,.55556mm"/>
                </v:line>
                <v:line id="Straight Connector 84" o:spid="_x0000_s1073" style="position:absolute;rotation:180;flip:y;visibility:visible;mso-wrap-style:square" from="76471,35451" to="8136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JotMQAAADbAAAADwAAAGRycy9kb3ducmV2LnhtbESPT2vCQBTE7wW/w/IKvTWbSikas4oI&#10;SttTNYp4e2Rfk9Ds25Dd/Pv23ULB4zAzv2HSzWhq0VPrKssKXqIYBHFudcWFgnO2f16AcB5ZY22Z&#10;FEzkYLOePaSYaDvwkfqTL0SAsEtQQel9k0jp8pIMusg2xMH7tq1BH2RbSN3iEOCmlvM4fpMGKw4L&#10;JTa0Kyn/OXVGwVdnPyf/sTt0y8t4O24tZ2a4KvX0OG5XIDyN/h7+b79rBYt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mi0xAAAANsAAAAPAAAAAAAAAAAA&#10;AAAAAKECAABkcnMvZG93bnJldi54bWxQSwUGAAAAAAQABAD5AAAAkgMAAAAA&#10;" strokecolor="windowText" strokeweight=".5pt">
                  <v:stroke startarrow="block" endarrow="block"/>
                  <v:shadow on="t" color="black" opacity="24903f" origin=",.5" offset="0,.55556mm"/>
                </v:line>
                <v:line id="Straight Connector 85" o:spid="_x0000_s1074" style="position:absolute;rotation:90;flip:x y;visibility:visible;mso-wrap-style:square" from="71968,39793" to="76133,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ssYAAADbAAAADwAAAGRycy9kb3ducmV2LnhtbESP3WrCQBSE7wu+w3IEb0rdNCESUlcR&#10;oSgUCtWKvTxkT5PQ7NmQ3fz49t1CwcthZr5h1tvJNGKgztWWFTwvIxDEhdU1lwo+z69PGQjnkTU2&#10;lknBjRxsN7OHNebajvxBw8mXIkDY5aig8r7NpXRFRQbd0rbEwfu2nUEfZFdK3eEY4KaRcRStpMGa&#10;w0KFLe0rKn5OvVHwfvh6u8ZDNl3S6/FwSZLy0fajUov5tHsB4Wny9/B/+6gVZCn8fQ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4T7LGAAAA2wAAAA8AAAAAAAAA&#10;AAAAAAAAoQIAAGRycy9kb3ducmV2LnhtbFBLBQYAAAAABAAEAPkAAACUAwAAAAA=&#10;" strokecolor="windowText" strokeweight=".5pt">
                  <v:stroke startarrow="block" endarrow="block"/>
                  <v:shadow on="t" color="black" opacity="24903f" origin=",.5" offset="0,.55556mm"/>
                </v:line>
                <v:shape id="Can 86" o:spid="_x0000_s1075" type="#_x0000_t22" style="position:absolute;left:48064;top:26180;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Cb0A&#10;AADbAAAADwAAAGRycy9kb3ducmV2LnhtbESPwQrCMBBE74L/EFbwpqmCRapRiiB4tRbPS7O2xWZT&#10;mlirX28EweMwO292tvvBNKKnztWWFSzmEQjiwuqaSwX55Thbg3AeWWNjmRS8yMF+Nx5tMdH2yWfq&#10;M1+KAGGXoILK+zaR0hUVGXRz2xIH72Y7gz7IrpS6w2eAm0YuoyiWBmsODRW2dKiouGcPE97INaZx&#10;/85X96xOT+nbHM7RVanpZEg3IDwN/n/8S5+0gnUM3y0BAHL3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eR+Cb0AAADbAAAADwAAAAAAAAAAAAAAAACYAgAAZHJzL2Rvd25yZXYu&#10;eG1sUEsFBgAAAAAEAAQA9QAAAIIDAAAAAA==&#10;" adj="752" fillcolor="#3f80cd" strokecolor="#4a7ebb">
                  <v:fill color2="#9bc1ff" rotate="t" angle="180" focus="100%" type="gradient">
                    <o:fill v:ext="view" type="gradientUnscaled"/>
                  </v:fill>
                  <v:shadow on="t" color="black" opacity="22937f" origin=",.5" offset="0,.63889mm"/>
                </v:shape>
                <v:line id="Straight Connector 87" o:spid="_x0000_s1076" style="position:absolute;visibility:visible;mso-wrap-style:square" from="25299,25882" to="33147,2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2zcMAAADbAAAADwAAAGRycy9kb3ducmV2LnhtbESPT2sCMRTE74LfITzBm2ZbipWtUYq0&#10;tZce/HPo8bF5bhY3L2vyquu3N4VCj8PM/IZZrHrfqgvF1AQ28DAtQBFXwTZcGzjs3ydzUEmQLbaB&#10;ycCNEqyWw8ECSxuuvKXLTmqVIZxKNOBEulLrVDnymKahI87eMUSPkmWstY14zXDf6seimGmPDecF&#10;hx2tHVWn3Y83MDu2m0pi4T7O2/R1Inl6c/bbmPGof30BJdTLf/iv/WkNzJ/h90v+AX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ts3DAAAA2wAAAA8AAAAAAAAAAAAA&#10;AAAAoQIAAGRycy9kb3ducmV2LnhtbFBLBQYAAAAABAAEAPkAAACRAwAAAAA=&#10;" strokecolor="windowText" strokeweight=".5pt">
                  <v:stroke startarrow="block" endarrow="block"/>
                  <v:shadow on="t" color="black" opacity="24903f" origin=",.5" offset="0,.55556mm"/>
                </v:line>
                <w10:anchorlock/>
              </v:group>
            </w:pict>
          </mc:Fallback>
        </mc:AlternateContent>
      </w:r>
    </w:p>
    <w:p w14:paraId="7E5D4065" w14:textId="77777777" w:rsidR="00087C03" w:rsidRPr="004905AC" w:rsidRDefault="00087C03" w:rsidP="00087C03">
      <w:pPr>
        <w:pStyle w:val="Caption"/>
        <w:jc w:val="center"/>
        <w:rPr>
          <w:rFonts w:ascii="Palatino Linotype" w:hAnsi="Palatino Linotype"/>
          <w:b/>
        </w:rPr>
      </w:pPr>
      <w:bookmarkStart w:id="59" w:name="_Toc221293239"/>
      <w:bookmarkStart w:id="60" w:name="_Toc416343522"/>
      <w:bookmarkStart w:id="61" w:name="_Toc308595978"/>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9</w:t>
      </w:r>
      <w:r w:rsidRPr="004905AC">
        <w:rPr>
          <w:rFonts w:ascii="Palatino Linotype" w:hAnsi="Palatino Linotype"/>
          <w:b/>
          <w:noProof/>
        </w:rPr>
        <w:fldChar w:fldCharType="end"/>
      </w:r>
      <w:r w:rsidRPr="004905AC">
        <w:rPr>
          <w:rFonts w:ascii="Palatino Linotype" w:hAnsi="Palatino Linotype"/>
        </w:rPr>
        <w:t xml:space="preserve">: Dual NoC </w:t>
      </w:r>
      <w:bookmarkEnd w:id="59"/>
      <w:r w:rsidRPr="004905AC">
        <w:rPr>
          <w:rFonts w:ascii="Palatino Linotype" w:hAnsi="Palatino Linotype"/>
        </w:rPr>
        <w:t>layers</w:t>
      </w:r>
      <w:bookmarkEnd w:id="60"/>
      <w:bookmarkEnd w:id="61"/>
    </w:p>
    <w:p w14:paraId="5A7C57A7" w14:textId="77777777" w:rsidR="00087C03" w:rsidRPr="004905AC" w:rsidRDefault="00087C03" w:rsidP="00087C03">
      <w:pPr>
        <w:pStyle w:val="Heading2"/>
      </w:pPr>
      <w:bookmarkStart w:id="62" w:name="_Toc416343492"/>
      <w:bookmarkStart w:id="63" w:name="_Toc308595946"/>
      <w:bookmarkStart w:id="64" w:name="_Ref348104880"/>
      <w:r w:rsidRPr="004905AC">
        <w:t>Naming convention</w:t>
      </w:r>
      <w:bookmarkEnd w:id="62"/>
      <w:bookmarkEnd w:id="63"/>
    </w:p>
    <w:p w14:paraId="6F3B9056" w14:textId="77777777" w:rsidR="00087C03" w:rsidRPr="004905AC" w:rsidRDefault="00087C03" w:rsidP="00087C03">
      <w:pPr>
        <w:pStyle w:val="Body"/>
        <w:rPr>
          <w:rFonts w:ascii="Palatino Linotype" w:hAnsi="Palatino Linotype"/>
        </w:rPr>
      </w:pPr>
      <w:r w:rsidRPr="004905AC">
        <w:rPr>
          <w:rFonts w:ascii="Palatino Linotype" w:hAnsi="Palatino Linotype"/>
        </w:rPr>
        <w:t>The naming convention of the various NoC components in the generated NoC RTL is as follows</w:t>
      </w:r>
    </w:p>
    <w:p w14:paraId="5B1D17F2"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Router – ns_router_&lt;layer_number&gt;_&lt;node_number&gt;</w:t>
      </w:r>
    </w:p>
    <w:p w14:paraId="062C7D8D"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Master bridges – ns_aximstrbrdg_&lt;host_name&gt;_&lt;port_name&gt;</w:t>
      </w:r>
    </w:p>
    <w:p w14:paraId="73D94D81" w14:textId="77777777" w:rsidR="00087C03" w:rsidRPr="004905AC" w:rsidRDefault="00087C03" w:rsidP="00087C03">
      <w:pPr>
        <w:pStyle w:val="Body"/>
        <w:numPr>
          <w:ilvl w:val="0"/>
          <w:numId w:val="24"/>
        </w:numPr>
        <w:spacing w:after="0" w:line="240" w:lineRule="auto"/>
        <w:rPr>
          <w:rFonts w:ascii="Palatino Linotype" w:hAnsi="Palatino Linotype"/>
        </w:rPr>
      </w:pPr>
      <w:r w:rsidRPr="004905AC">
        <w:rPr>
          <w:rFonts w:ascii="Palatino Linotype" w:hAnsi="Palatino Linotype"/>
        </w:rPr>
        <w:t>Slave bridges – ns_axislvbrdg_&lt;host_name&gt;_&lt;port_name&gt;</w:t>
      </w:r>
    </w:p>
    <w:p w14:paraId="727F5269" w14:textId="77777777" w:rsidR="00087C03" w:rsidRPr="004905AC" w:rsidRDefault="00087C03" w:rsidP="00087C03">
      <w:pPr>
        <w:pStyle w:val="Body"/>
        <w:ind w:left="360"/>
        <w:rPr>
          <w:rFonts w:ascii="Palatino Linotype" w:hAnsi="Palatino Linotype"/>
        </w:rPr>
      </w:pPr>
    </w:p>
    <w:p w14:paraId="19896C6D" w14:textId="77777777" w:rsidR="00087C03" w:rsidRPr="004905AC" w:rsidRDefault="00087C03" w:rsidP="00087C03">
      <w:pPr>
        <w:pStyle w:val="Heading2"/>
      </w:pPr>
      <w:bookmarkStart w:id="65" w:name="_Toc416343493"/>
      <w:bookmarkStart w:id="66" w:name="_Toc308595947"/>
      <w:r w:rsidRPr="004905AC">
        <w:t>Example</w:t>
      </w:r>
      <w:bookmarkEnd w:id="64"/>
      <w:bookmarkEnd w:id="65"/>
      <w:bookmarkEnd w:id="66"/>
    </w:p>
    <w:p w14:paraId="481142D3" w14:textId="77777777" w:rsidR="00087C03" w:rsidRPr="004905AC" w:rsidRDefault="00087C03" w:rsidP="00087C03">
      <w:pPr>
        <w:pStyle w:val="Body"/>
        <w:rPr>
          <w:rFonts w:ascii="Palatino Linotype" w:hAnsi="Palatino Linotype"/>
        </w:rPr>
      </w:pPr>
      <w:r w:rsidRPr="004905AC">
        <w:rPr>
          <w:rFonts w:ascii="Palatino Linotype" w:hAnsi="Palatino Linotype"/>
        </w:rPr>
        <w:t>Following is the example for example_synth.txt config in “examples” directory. This example is of 2-layer NoC with two AXI Master and two AXI Slave hosts. The first layer is used for load data and store transactions, while the second is used for load command and store response.</w:t>
      </w:r>
    </w:p>
    <w:p w14:paraId="593D7F74" w14:textId="77777777" w:rsidR="00087C03" w:rsidRPr="004905AC" w:rsidRDefault="00087C03" w:rsidP="00087C03">
      <w:pPr>
        <w:pStyle w:val="Body"/>
        <w:rPr>
          <w:rFonts w:ascii="Palatino Linotype" w:hAnsi="Palatino Linotype"/>
        </w:rPr>
      </w:pPr>
    </w:p>
    <w:p w14:paraId="274F6713" w14:textId="77777777" w:rsidR="00087C03" w:rsidRPr="004905AC" w:rsidRDefault="00087C03" w:rsidP="00087C03">
      <w:pPr>
        <w:pStyle w:val="Body"/>
        <w:rPr>
          <w:rFonts w:ascii="Palatino Linotype" w:hAnsi="Palatino Linotype"/>
        </w:rPr>
      </w:pPr>
      <w:r w:rsidRPr="004905AC">
        <w:rPr>
          <w:rFonts w:ascii="Palatino Linotype" w:hAnsi="Palatino Linotype"/>
        </w:rPr>
        <w:t>The NocStudio GUI snapshot of this example is shown below.</w:t>
      </w:r>
    </w:p>
    <w:p w14:paraId="2C3206E4" w14:textId="77777777" w:rsidR="00087C03" w:rsidRPr="004905AC" w:rsidRDefault="00087C03" w:rsidP="00087C03">
      <w:pPr>
        <w:pStyle w:val="Body"/>
        <w:rPr>
          <w:rFonts w:ascii="Palatino Linotype" w:hAnsi="Palatino Linotype"/>
        </w:rPr>
      </w:pPr>
    </w:p>
    <w:p w14:paraId="163F1B24"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lastRenderedPageBreak/>
        <w:drawing>
          <wp:inline distT="0" distB="0" distL="0" distR="0" wp14:anchorId="11610BB4" wp14:editId="530AC617">
            <wp:extent cx="5934710" cy="279590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795905"/>
                    </a:xfrm>
                    <a:prstGeom prst="rect">
                      <a:avLst/>
                    </a:prstGeom>
                    <a:noFill/>
                    <a:ln>
                      <a:noFill/>
                    </a:ln>
                  </pic:spPr>
                </pic:pic>
              </a:graphicData>
            </a:graphic>
          </wp:inline>
        </w:drawing>
      </w:r>
    </w:p>
    <w:p w14:paraId="0E010468" w14:textId="77777777" w:rsidR="00087C03" w:rsidRPr="004905AC" w:rsidRDefault="00087C03" w:rsidP="00087C03">
      <w:pPr>
        <w:pStyle w:val="Caption"/>
        <w:jc w:val="center"/>
        <w:rPr>
          <w:rFonts w:ascii="Palatino Linotype" w:hAnsi="Palatino Linotype"/>
          <w:b/>
        </w:rPr>
      </w:pPr>
      <w:bookmarkStart w:id="67" w:name="_Ref222378665"/>
      <w:bookmarkStart w:id="68" w:name="_Toc416343523"/>
      <w:bookmarkStart w:id="69" w:name="_Toc308595979"/>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10</w:t>
      </w:r>
      <w:r w:rsidRPr="004905AC">
        <w:rPr>
          <w:rFonts w:ascii="Palatino Linotype" w:hAnsi="Palatino Linotype"/>
          <w:b/>
          <w:noProof/>
        </w:rPr>
        <w:fldChar w:fldCharType="end"/>
      </w:r>
      <w:bookmarkEnd w:id="67"/>
      <w:r w:rsidRPr="004905AC">
        <w:rPr>
          <w:rFonts w:ascii="Palatino Linotype" w:hAnsi="Palatino Linotype"/>
        </w:rPr>
        <w:t>: NocStudio GUI snapshot</w:t>
      </w:r>
      <w:bookmarkEnd w:id="68"/>
      <w:bookmarkEnd w:id="69"/>
    </w:p>
    <w:p w14:paraId="5812B277" w14:textId="77777777" w:rsidR="00087C03" w:rsidRPr="004905AC" w:rsidRDefault="00087C03" w:rsidP="00087C03">
      <w:pPr>
        <w:pStyle w:val="Body"/>
        <w:rPr>
          <w:rFonts w:ascii="Palatino Linotype" w:hAnsi="Palatino Linotype"/>
        </w:rPr>
      </w:pPr>
    </w:p>
    <w:p w14:paraId="60557145" w14:textId="77777777" w:rsidR="00087C03" w:rsidRPr="004905AC" w:rsidRDefault="00087C03" w:rsidP="00087C03">
      <w:pPr>
        <w:pStyle w:val="Body"/>
        <w:rPr>
          <w:rFonts w:ascii="Palatino Linotype" w:hAnsi="Palatino Linotype"/>
        </w:rPr>
      </w:pPr>
      <w:r w:rsidRPr="004905AC">
        <w:rPr>
          <w:rFonts w:ascii="Palatino Linotype" w:hAnsi="Palatino Linotype"/>
        </w:rPr>
        <w:t>NocStudio generates the top level RTL file “ns_soc_ip.v” in directory “example_synth” which is the project name specified by user. The top level module name is “ns_soc_ip” and it instantiates “ns_fabric” which further instantiates following NoC elements</w:t>
      </w:r>
    </w:p>
    <w:p w14:paraId="48E74F70" w14:textId="77777777" w:rsidR="00087C03" w:rsidRPr="004905AC" w:rsidRDefault="00087C03" w:rsidP="00087C03">
      <w:pPr>
        <w:pStyle w:val="Body"/>
        <w:numPr>
          <w:ilvl w:val="0"/>
          <w:numId w:val="23"/>
        </w:numPr>
        <w:spacing w:after="0" w:line="240" w:lineRule="auto"/>
        <w:rPr>
          <w:rFonts w:ascii="Palatino Linotype" w:hAnsi="Palatino Linotype"/>
        </w:rPr>
      </w:pPr>
      <w:r w:rsidRPr="004905AC">
        <w:rPr>
          <w:rFonts w:ascii="Palatino Linotype" w:hAnsi="Palatino Linotype"/>
        </w:rPr>
        <w:t>Two master bridges “ns_aximstrbrdg_cache_m” and   “ns_aximstrbrdg_cpu_m”</w:t>
      </w:r>
    </w:p>
    <w:p w14:paraId="6CDF60B0" w14:textId="77777777" w:rsidR="00087C03" w:rsidRPr="004905AC" w:rsidRDefault="00087C03" w:rsidP="00087C03">
      <w:pPr>
        <w:pStyle w:val="Body"/>
        <w:numPr>
          <w:ilvl w:val="0"/>
          <w:numId w:val="23"/>
        </w:numPr>
        <w:spacing w:after="0" w:line="240" w:lineRule="auto"/>
        <w:rPr>
          <w:rFonts w:ascii="Palatino Linotype" w:hAnsi="Palatino Linotype"/>
        </w:rPr>
      </w:pPr>
      <w:r w:rsidRPr="004905AC">
        <w:rPr>
          <w:rFonts w:ascii="Palatino Linotype" w:hAnsi="Palatino Linotype"/>
        </w:rPr>
        <w:t>Two slave bridges “ns_axislvbrdg_cache_s” and   “ns_axislvbrdg_mem_s”</w:t>
      </w:r>
    </w:p>
    <w:p w14:paraId="508D3A72" w14:textId="77777777" w:rsidR="00087C03" w:rsidRPr="004905AC" w:rsidRDefault="00087C03" w:rsidP="00087C03">
      <w:pPr>
        <w:pStyle w:val="Body"/>
        <w:numPr>
          <w:ilvl w:val="0"/>
          <w:numId w:val="23"/>
        </w:numPr>
        <w:spacing w:after="0" w:line="240" w:lineRule="auto"/>
        <w:jc w:val="left"/>
        <w:rPr>
          <w:rFonts w:ascii="Palatino Linotype" w:hAnsi="Palatino Linotype"/>
        </w:rPr>
      </w:pPr>
      <w:r w:rsidRPr="004905AC">
        <w:rPr>
          <w:rFonts w:ascii="Palatino Linotype" w:hAnsi="Palatino Linotype"/>
        </w:rPr>
        <w:t>Six routers “ns_router_0_5”, “ns_router_0_6”, “ns_router_0_9”, “ns_router_1_5”, “ns_router_1_6” and “ns_router_1_9”</w:t>
      </w:r>
    </w:p>
    <w:p w14:paraId="550800A7" w14:textId="77777777" w:rsidR="00087C03" w:rsidRPr="004905AC" w:rsidRDefault="00087C03" w:rsidP="00087C03">
      <w:pPr>
        <w:pStyle w:val="Body"/>
        <w:rPr>
          <w:rFonts w:ascii="Palatino Linotype" w:hAnsi="Palatino Linotype"/>
        </w:rPr>
      </w:pPr>
    </w:p>
    <w:p w14:paraId="2F0DED52" w14:textId="77777777" w:rsidR="00087C03" w:rsidRPr="004905AC" w:rsidRDefault="00087C03" w:rsidP="00087C03">
      <w:pPr>
        <w:pStyle w:val="Body"/>
        <w:rPr>
          <w:rFonts w:ascii="Palatino Linotype" w:hAnsi="Palatino Linotype"/>
        </w:rPr>
      </w:pPr>
      <w:r w:rsidRPr="004905AC">
        <w:rPr>
          <w:rFonts w:ascii="Palatino Linotype" w:hAnsi="Palatino Linotype"/>
        </w:rPr>
        <w:t>NocStudio also generates “ns_fabric_modules.v” in directory “example_synth” which has parameterized instance definition of routers and bridges. In this example this file will have module definition of “ns_aximstrbrdg_cache_m”, “ns_aximstrbrdg_cpu_m”, “ns_axislvbrdg_cache_s”, “ns_axislvbrdg_mem_s”, “ns_router_0_5”, “ns_router_0_6”, “ns_router_0_9”, “ns_router_1_5”, “ns_router_1_6” and “ns_router_1_9”</w:t>
      </w:r>
    </w:p>
    <w:p w14:paraId="1C387D82" w14:textId="77777777" w:rsidR="00087C03" w:rsidRDefault="00087C03" w:rsidP="00652FAC">
      <w:pPr>
        <w:pStyle w:val="Body"/>
      </w:pPr>
    </w:p>
    <w:p w14:paraId="6B8A56B1" w14:textId="3C99ADD9" w:rsidR="00087C03" w:rsidRDefault="00087C03" w:rsidP="00087C03">
      <w:pPr>
        <w:pStyle w:val="Heading1"/>
      </w:pPr>
      <w:bookmarkStart w:id="70" w:name="_Ref431978519"/>
      <w:bookmarkStart w:id="71" w:name="_Toc308595948"/>
      <w:r>
        <w:lastRenderedPageBreak/>
        <w:t>Synthesis</w:t>
      </w:r>
      <w:bookmarkEnd w:id="70"/>
      <w:bookmarkEnd w:id="71"/>
    </w:p>
    <w:p w14:paraId="6B259A0D"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NocStudio, when enabled generates the RTL for the given configuration. Generated RTL can be synthesized using reference Synthesis Environment. </w:t>
      </w:r>
      <w:r>
        <w:rPr>
          <w:rFonts w:ascii="Palatino Linotype" w:hAnsi="Palatino Linotype"/>
        </w:rPr>
        <w:t xml:space="preserve">Directories are highlighted </w:t>
      </w:r>
      <w:r w:rsidRPr="007C6F71">
        <w:rPr>
          <w:rFonts w:ascii="Palatino Linotype" w:hAnsi="Palatino Linotype"/>
          <w:b/>
        </w:rPr>
        <w:t>as bold</w:t>
      </w:r>
      <w:r>
        <w:rPr>
          <w:rFonts w:ascii="Palatino Linotype" w:hAnsi="Palatino Linotype"/>
        </w:rPr>
        <w:t>.</w:t>
      </w:r>
    </w:p>
    <w:p w14:paraId="6FCDD4E9" w14:textId="77777777" w:rsidR="00087C03" w:rsidRPr="004905AC" w:rsidRDefault="00087C03" w:rsidP="00087C03">
      <w:pPr>
        <w:pStyle w:val="Body"/>
        <w:numPr>
          <w:ilvl w:val="0"/>
          <w:numId w:val="25"/>
        </w:numPr>
        <w:tabs>
          <w:tab w:val="left" w:pos="720"/>
        </w:tabs>
        <w:spacing w:after="0" w:line="240" w:lineRule="auto"/>
        <w:ind w:left="360"/>
        <w:jc w:val="left"/>
        <w:rPr>
          <w:rFonts w:ascii="Palatino Linotype" w:hAnsi="Palatino Linotype"/>
          <w:b/>
          <w:sz w:val="26"/>
        </w:rPr>
      </w:pPr>
      <w:r w:rsidRPr="004905AC">
        <w:rPr>
          <w:rFonts w:ascii="Palatino Linotype" w:hAnsi="Palatino Linotype"/>
          <w:b/>
          <w:sz w:val="26"/>
        </w:rPr>
        <w:t>&lt;project_name&gt;</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User defined Project name</w:t>
      </w:r>
    </w:p>
    <w:p w14:paraId="466DDAFE" w14:textId="77777777" w:rsidR="00087C03" w:rsidRPr="004905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sz w:val="26"/>
        </w:rPr>
        <w:t>ns_soc_ip.v</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Top level instance that instantiate</w:t>
      </w:r>
      <w:r>
        <w:rPr>
          <w:rFonts w:ascii="Palatino Linotype" w:hAnsi="Palatino Linotype"/>
          <w:szCs w:val="16"/>
        </w:rPr>
        <w:t>s</w:t>
      </w:r>
      <w:r w:rsidRPr="004905AC">
        <w:rPr>
          <w:rFonts w:ascii="Palatino Linotype" w:hAnsi="Palatino Linotype"/>
          <w:szCs w:val="16"/>
        </w:rPr>
        <w:t xml:space="preserve"> NoC Fabric</w:t>
      </w:r>
      <w:r>
        <w:rPr>
          <w:rFonts w:ascii="Palatino Linotype" w:hAnsi="Palatino Linotype"/>
          <w:szCs w:val="16"/>
        </w:rPr>
        <w:t>, Group</w:t>
      </w:r>
      <w:r w:rsidRPr="004905AC">
        <w:rPr>
          <w:rFonts w:ascii="Palatino Linotype" w:hAnsi="Palatino Linotype"/>
          <w:szCs w:val="16"/>
        </w:rPr>
        <w:t xml:space="preserve"> and Agent modules</w:t>
      </w:r>
    </w:p>
    <w:p w14:paraId="7F770EEC" w14:textId="77777777" w:rsidR="00087C03" w:rsidRPr="004905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sz w:val="26"/>
        </w:rPr>
        <w:t>ns_fabric.v</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Fabric that instantiates unique bridges and routers</w:t>
      </w:r>
    </w:p>
    <w:p w14:paraId="15846CF9" w14:textId="77777777" w:rsidR="00087C03" w:rsidRPr="004905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sz w:val="26"/>
        </w:rPr>
        <w:t xml:space="preserve">ns_fabric_modules.v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Parameterized module definition of NoC elements</w:t>
      </w:r>
    </w:p>
    <w:p w14:paraId="14553C0A" w14:textId="77777777" w:rsidR="00087C03" w:rsidRPr="004905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sz w:val="26"/>
        </w:rPr>
        <w:t xml:space="preserve">ns_group_modules.v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Group modules definitions </w:t>
      </w:r>
    </w:p>
    <w:p w14:paraId="1046E8BA" w14:textId="77777777" w:rsidR="00087C03" w:rsidRPr="004905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b/>
          <w:sz w:val="26"/>
        </w:rPr>
        <w:t>noc_rtl</w:t>
      </w:r>
    </w:p>
    <w:p w14:paraId="0B5AEAA2" w14:textId="77777777" w:rsidR="00087C03" w:rsidRPr="004905AC"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*.v, *.vh</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library RTL in Verilog-2001 format</w:t>
      </w:r>
    </w:p>
    <w:p w14:paraId="39E81222" w14:textId="77777777" w:rsidR="00087C03"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 xml:space="preserve">noc_rtl.vc </w:t>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Manifest file containing path to library</w:t>
      </w:r>
      <w:r w:rsidRPr="004905AC">
        <w:rPr>
          <w:rFonts w:ascii="Palatino Linotype" w:hAnsi="Palatino Linotype"/>
          <w:sz w:val="26"/>
        </w:rPr>
        <w:t xml:space="preserve"> </w:t>
      </w:r>
    </w:p>
    <w:p w14:paraId="151526E1" w14:textId="0F795E2B" w:rsidR="00BB3ADE" w:rsidRPr="004905AC" w:rsidRDefault="00BB3ADE" w:rsidP="00BB3ADE">
      <w:pPr>
        <w:pStyle w:val="Bullet1"/>
        <w:numPr>
          <w:ilvl w:val="0"/>
          <w:numId w:val="25"/>
        </w:numPr>
        <w:spacing w:before="0" w:after="0"/>
        <w:rPr>
          <w:rFonts w:ascii="Palatino Linotype" w:hAnsi="Palatino Linotype"/>
          <w:sz w:val="26"/>
        </w:rPr>
      </w:pPr>
      <w:r w:rsidRPr="004905AC">
        <w:rPr>
          <w:rFonts w:ascii="Palatino Linotype" w:hAnsi="Palatino Linotype"/>
          <w:b/>
          <w:sz w:val="26"/>
        </w:rPr>
        <w:t>noc_rtl</w:t>
      </w:r>
      <w:r>
        <w:rPr>
          <w:rFonts w:ascii="Palatino Linotype" w:hAnsi="Palatino Linotype"/>
          <w:b/>
          <w:sz w:val="26"/>
        </w:rPr>
        <w:t>_agents</w:t>
      </w:r>
    </w:p>
    <w:p w14:paraId="67813DDC" w14:textId="7F221094" w:rsidR="00BB3ADE" w:rsidRPr="00D9700D" w:rsidRDefault="00D9700D" w:rsidP="00BB3ADE">
      <w:pPr>
        <w:pStyle w:val="Bullet1"/>
        <w:numPr>
          <w:ilvl w:val="1"/>
          <w:numId w:val="25"/>
        </w:numPr>
        <w:spacing w:before="0" w:after="0"/>
        <w:rPr>
          <w:rFonts w:ascii="Palatino Linotype" w:hAnsi="Palatino Linotype"/>
          <w:sz w:val="26"/>
        </w:rPr>
      </w:pPr>
      <w:r>
        <w:rPr>
          <w:rFonts w:ascii="Palatino Linotype" w:hAnsi="Palatino Linotype"/>
          <w:sz w:val="26"/>
        </w:rPr>
        <w:t>ip/</w:t>
      </w:r>
      <w:r w:rsidR="00BB3ADE" w:rsidRPr="004905AC">
        <w:rPr>
          <w:rFonts w:ascii="Palatino Linotype" w:hAnsi="Palatino Linotype"/>
          <w:sz w:val="26"/>
        </w:rPr>
        <w:t xml:space="preserve">*.v, </w:t>
      </w:r>
      <w:r>
        <w:rPr>
          <w:rFonts w:ascii="Palatino Linotype" w:hAnsi="Palatino Linotype"/>
          <w:sz w:val="26"/>
        </w:rPr>
        <w:t>ip/</w:t>
      </w:r>
      <w:r w:rsidR="004C305E">
        <w:rPr>
          <w:rFonts w:ascii="Palatino Linotype" w:hAnsi="Palatino Linotype"/>
          <w:sz w:val="26"/>
        </w:rPr>
        <w:t>*.h</w:t>
      </w:r>
      <w:r>
        <w:rPr>
          <w:rFonts w:ascii="Palatino Linotype" w:hAnsi="Palatino Linotype"/>
          <w:sz w:val="26"/>
        </w:rPr>
        <w:tab/>
      </w:r>
      <w:r>
        <w:rPr>
          <w:rFonts w:ascii="Palatino Linotype" w:hAnsi="Palatino Linotype"/>
          <w:sz w:val="26"/>
        </w:rPr>
        <w:tab/>
      </w:r>
      <w:r>
        <w:rPr>
          <w:rFonts w:ascii="Palatino Linotype" w:hAnsi="Palatino Linotype"/>
          <w:sz w:val="26"/>
        </w:rPr>
        <w:tab/>
      </w:r>
      <w:r w:rsidR="00BB3ADE" w:rsidRPr="004905AC">
        <w:rPr>
          <w:rFonts w:ascii="Palatino Linotype" w:hAnsi="Palatino Linotype"/>
          <w:szCs w:val="16"/>
        </w:rPr>
        <w:t>// NoC</w:t>
      </w:r>
      <w:r w:rsidR="004C305E">
        <w:rPr>
          <w:rFonts w:ascii="Palatino Linotype" w:hAnsi="Palatino Linotype"/>
          <w:szCs w:val="16"/>
        </w:rPr>
        <w:t xml:space="preserve"> Agents </w:t>
      </w:r>
      <w:r w:rsidR="00BB3ADE" w:rsidRPr="004905AC">
        <w:rPr>
          <w:rFonts w:ascii="Palatino Linotype" w:hAnsi="Palatino Linotype"/>
          <w:szCs w:val="16"/>
        </w:rPr>
        <w:t xml:space="preserve"> library RTL in Verilog-2001 format</w:t>
      </w:r>
    </w:p>
    <w:p w14:paraId="37B4C96B" w14:textId="21C20D80" w:rsidR="00D9700D" w:rsidRPr="00D9700D" w:rsidRDefault="00D9700D" w:rsidP="00D9700D">
      <w:pPr>
        <w:pStyle w:val="Bullet1"/>
        <w:numPr>
          <w:ilvl w:val="1"/>
          <w:numId w:val="25"/>
        </w:numPr>
        <w:spacing w:before="0" w:after="0"/>
        <w:rPr>
          <w:rFonts w:ascii="Palatino Linotype" w:hAnsi="Palatino Linotype"/>
          <w:sz w:val="26"/>
        </w:rPr>
      </w:pPr>
      <w:r>
        <w:rPr>
          <w:rFonts w:ascii="Palatino Linotype" w:hAnsi="Palatino Linotype"/>
          <w:sz w:val="26"/>
        </w:rPr>
        <w:t>tunnel/</w:t>
      </w:r>
      <w:r w:rsidRPr="004905AC">
        <w:rPr>
          <w:rFonts w:ascii="Palatino Linotype" w:hAnsi="Palatino Linotype"/>
          <w:sz w:val="26"/>
        </w:rPr>
        <w:t xml:space="preserve">*.v, </w:t>
      </w:r>
      <w:r>
        <w:rPr>
          <w:rFonts w:ascii="Palatino Linotype" w:hAnsi="Palatino Linotype"/>
          <w:sz w:val="26"/>
        </w:rPr>
        <w:t>tunnel/*.h</w:t>
      </w:r>
      <w:r>
        <w:rPr>
          <w:rFonts w:ascii="Palatino Linotype" w:hAnsi="Palatino Linotype"/>
          <w:sz w:val="26"/>
        </w:rPr>
        <w:tab/>
      </w:r>
      <w:r w:rsidRPr="004905AC">
        <w:rPr>
          <w:rFonts w:ascii="Palatino Linotype" w:hAnsi="Palatino Linotype"/>
          <w:szCs w:val="16"/>
        </w:rPr>
        <w:t>// NoC</w:t>
      </w:r>
      <w:r>
        <w:rPr>
          <w:rFonts w:ascii="Palatino Linotype" w:hAnsi="Palatino Linotype"/>
          <w:szCs w:val="16"/>
        </w:rPr>
        <w:t xml:space="preserve"> Agents </w:t>
      </w:r>
      <w:r w:rsidRPr="004905AC">
        <w:rPr>
          <w:rFonts w:ascii="Palatino Linotype" w:hAnsi="Palatino Linotype"/>
          <w:szCs w:val="16"/>
        </w:rPr>
        <w:t xml:space="preserve"> library RTL in Verilog-2001 format</w:t>
      </w:r>
    </w:p>
    <w:p w14:paraId="6239E920" w14:textId="77777777" w:rsidR="005B6333" w:rsidRPr="005B6333" w:rsidRDefault="00BB3ADE" w:rsidP="00BB3ADE">
      <w:pPr>
        <w:pStyle w:val="Bullet1"/>
        <w:numPr>
          <w:ilvl w:val="1"/>
          <w:numId w:val="25"/>
        </w:numPr>
        <w:spacing w:before="0" w:after="0"/>
        <w:rPr>
          <w:rFonts w:ascii="Palatino Linotype" w:hAnsi="Palatino Linotype"/>
          <w:sz w:val="26"/>
        </w:rPr>
      </w:pPr>
      <w:r w:rsidRPr="004905AC">
        <w:rPr>
          <w:rFonts w:ascii="Palatino Linotype" w:hAnsi="Palatino Linotype"/>
          <w:sz w:val="26"/>
        </w:rPr>
        <w:t>noc_rtl</w:t>
      </w:r>
      <w:r w:rsidR="004C305E">
        <w:rPr>
          <w:rFonts w:ascii="Palatino Linotype" w:hAnsi="Palatino Linotype"/>
          <w:sz w:val="26"/>
        </w:rPr>
        <w:t>_agents</w:t>
      </w:r>
      <w:r w:rsidRPr="004905AC">
        <w:rPr>
          <w:rFonts w:ascii="Palatino Linotype" w:hAnsi="Palatino Linotype"/>
          <w:sz w:val="26"/>
        </w:rPr>
        <w:t xml:space="preserve">.vc </w:t>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Manifest file containing path to </w:t>
      </w:r>
      <w:r w:rsidR="005B6333" w:rsidRPr="004905AC">
        <w:rPr>
          <w:rFonts w:ascii="Palatino Linotype" w:hAnsi="Palatino Linotype"/>
          <w:szCs w:val="16"/>
        </w:rPr>
        <w:t>NoC</w:t>
      </w:r>
      <w:r w:rsidR="005B6333">
        <w:rPr>
          <w:rFonts w:ascii="Palatino Linotype" w:hAnsi="Palatino Linotype"/>
          <w:szCs w:val="16"/>
        </w:rPr>
        <w:t xml:space="preserve"> agent </w:t>
      </w:r>
      <w:r w:rsidRPr="004905AC">
        <w:rPr>
          <w:rFonts w:ascii="Palatino Linotype" w:hAnsi="Palatino Linotype"/>
          <w:szCs w:val="16"/>
        </w:rPr>
        <w:t>library</w:t>
      </w:r>
    </w:p>
    <w:p w14:paraId="115F6E3F" w14:textId="2D95D568" w:rsidR="00BB3ADE" w:rsidRPr="00BB3ADE" w:rsidRDefault="005B6333" w:rsidP="00BB3ADE">
      <w:pPr>
        <w:pStyle w:val="Bullet1"/>
        <w:numPr>
          <w:ilvl w:val="1"/>
          <w:numId w:val="25"/>
        </w:numPr>
        <w:spacing w:before="0" w:after="0"/>
        <w:rPr>
          <w:rFonts w:ascii="Palatino Linotype" w:hAnsi="Palatino Linotype"/>
          <w:sz w:val="26"/>
        </w:rPr>
      </w:pPr>
      <w:r w:rsidRPr="004905AC">
        <w:rPr>
          <w:rFonts w:ascii="Palatino Linotype" w:hAnsi="Palatino Linotype"/>
          <w:sz w:val="26"/>
        </w:rPr>
        <w:t>noc_rtl</w:t>
      </w:r>
      <w:r>
        <w:rPr>
          <w:rFonts w:ascii="Palatino Linotype" w:hAnsi="Palatino Linotype"/>
          <w:sz w:val="26"/>
        </w:rPr>
        <w:t>_agents</w:t>
      </w:r>
      <w:r w:rsidRPr="004905AC">
        <w:rPr>
          <w:rFonts w:ascii="Palatino Linotype" w:hAnsi="Palatino Linotype"/>
          <w:sz w:val="26"/>
        </w:rPr>
        <w:t>.</w:t>
      </w:r>
      <w:r>
        <w:rPr>
          <w:rFonts w:ascii="Palatino Linotype" w:hAnsi="Palatino Linotype"/>
          <w:sz w:val="26"/>
        </w:rPr>
        <w:t>llc.</w:t>
      </w:r>
      <w:r w:rsidRPr="004905AC">
        <w:rPr>
          <w:rFonts w:ascii="Palatino Linotype" w:hAnsi="Palatino Linotype"/>
          <w:sz w:val="26"/>
        </w:rPr>
        <w:t xml:space="preserve">vc </w:t>
      </w:r>
      <w:r w:rsidRPr="004905AC">
        <w:rPr>
          <w:rFonts w:ascii="Palatino Linotype" w:hAnsi="Palatino Linotype"/>
          <w:sz w:val="26"/>
        </w:rPr>
        <w:tab/>
      </w:r>
      <w:r w:rsidRPr="004905AC">
        <w:rPr>
          <w:rFonts w:ascii="Palatino Linotype" w:hAnsi="Palatino Linotype"/>
          <w:szCs w:val="16"/>
        </w:rPr>
        <w:t xml:space="preserve">// Manifest file containing path to </w:t>
      </w:r>
      <w:r>
        <w:rPr>
          <w:rFonts w:ascii="Palatino Linotype" w:hAnsi="Palatino Linotype"/>
          <w:szCs w:val="16"/>
        </w:rPr>
        <w:t xml:space="preserve">Pegasus </w:t>
      </w:r>
      <w:r w:rsidR="0017434D">
        <w:rPr>
          <w:rFonts w:ascii="Palatino Linotype" w:hAnsi="Palatino Linotype"/>
          <w:szCs w:val="16"/>
        </w:rPr>
        <w:t>(LLC)</w:t>
      </w:r>
      <w:r>
        <w:rPr>
          <w:rFonts w:ascii="Palatino Linotype" w:hAnsi="Palatino Linotype"/>
          <w:szCs w:val="16"/>
        </w:rPr>
        <w:t xml:space="preserve"> </w:t>
      </w:r>
      <w:r w:rsidRPr="004905AC">
        <w:rPr>
          <w:rFonts w:ascii="Palatino Linotype" w:hAnsi="Palatino Linotype"/>
          <w:szCs w:val="16"/>
        </w:rPr>
        <w:t>library</w:t>
      </w:r>
    </w:p>
    <w:p w14:paraId="15035920" w14:textId="77777777" w:rsidR="00CC12AC" w:rsidRDefault="00087C03" w:rsidP="00087C03">
      <w:pPr>
        <w:pStyle w:val="Bullet1"/>
        <w:numPr>
          <w:ilvl w:val="0"/>
          <w:numId w:val="25"/>
        </w:numPr>
        <w:spacing w:before="0" w:after="0"/>
        <w:rPr>
          <w:rFonts w:ascii="Palatino Linotype" w:hAnsi="Palatino Linotype"/>
          <w:sz w:val="26"/>
        </w:rPr>
      </w:pPr>
      <w:r w:rsidRPr="004905AC">
        <w:rPr>
          <w:rFonts w:ascii="Palatino Linotype" w:hAnsi="Palatino Linotype"/>
          <w:b/>
          <w:sz w:val="26"/>
        </w:rPr>
        <w:t>noc_modifiable_rtl</w:t>
      </w:r>
      <w:r w:rsidRPr="004905AC">
        <w:rPr>
          <w:rFonts w:ascii="Palatino Linotype" w:hAnsi="Palatino Linotype"/>
          <w:sz w:val="26"/>
        </w:rPr>
        <w:t xml:space="preserve"> </w:t>
      </w:r>
      <w:r w:rsidR="00CC12AC">
        <w:rPr>
          <w:rFonts w:ascii="Palatino Linotype" w:hAnsi="Palatino Linotype"/>
          <w:sz w:val="26"/>
        </w:rPr>
        <w:tab/>
      </w:r>
      <w:r w:rsidR="00CC12AC">
        <w:rPr>
          <w:rFonts w:ascii="Palatino Linotype" w:hAnsi="Palatino Linotype"/>
          <w:sz w:val="26"/>
        </w:rPr>
        <w:tab/>
        <w:t xml:space="preserve">// Users can modify these RTL files for RAM </w:t>
      </w:r>
    </w:p>
    <w:p w14:paraId="6CD46EAE" w14:textId="77777777" w:rsidR="00CC12AC" w:rsidRDefault="00CC12AC" w:rsidP="00CC12AC">
      <w:pPr>
        <w:pStyle w:val="Bullet1"/>
        <w:numPr>
          <w:ilvl w:val="0"/>
          <w:numId w:val="0"/>
        </w:numPr>
        <w:spacing w:before="0" w:after="0"/>
        <w:ind w:left="720"/>
        <w:rPr>
          <w:rFonts w:ascii="Palatino Linotype" w:hAnsi="Palatino Linotype"/>
          <w:sz w:val="26"/>
        </w:rPr>
      </w:pP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t xml:space="preserve">// </w:t>
      </w:r>
      <w:r>
        <w:rPr>
          <w:rFonts w:ascii="Palatino Linotype" w:hAnsi="Palatino Linotype"/>
          <w:sz w:val="26"/>
        </w:rPr>
        <w:t xml:space="preserve">models, clock gating cells, register files </w:t>
      </w:r>
    </w:p>
    <w:p w14:paraId="170C6E8E" w14:textId="772D5149" w:rsidR="00087C03" w:rsidRPr="004905AC" w:rsidRDefault="00CC12AC" w:rsidP="00CC12AC">
      <w:pPr>
        <w:pStyle w:val="Bullet1"/>
        <w:numPr>
          <w:ilvl w:val="0"/>
          <w:numId w:val="0"/>
        </w:numPr>
        <w:spacing w:before="0" w:after="0"/>
        <w:ind w:left="720"/>
        <w:rPr>
          <w:rFonts w:ascii="Palatino Linotype" w:hAnsi="Palatino Linotype"/>
          <w:sz w:val="26"/>
        </w:rPr>
      </w:pP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r>
      <w:r>
        <w:rPr>
          <w:rFonts w:ascii="Palatino Linotype" w:hAnsi="Palatino Linotype"/>
          <w:b/>
          <w:sz w:val="26"/>
        </w:rPr>
        <w:tab/>
        <w:t xml:space="preserve">// </w:t>
      </w:r>
      <w:r>
        <w:rPr>
          <w:rFonts w:ascii="Palatino Linotype" w:hAnsi="Palatino Linotype"/>
          <w:sz w:val="26"/>
        </w:rPr>
        <w:t>and synchronizer units</w:t>
      </w:r>
    </w:p>
    <w:p w14:paraId="52FA0D02" w14:textId="77777777" w:rsidR="00087C03" w:rsidRPr="004905AC"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sz w:val="26"/>
        </w:rPr>
        <w:t>*.v</w:t>
      </w:r>
      <w:r w:rsidRPr="004905AC">
        <w:rPr>
          <w:rFonts w:ascii="Palatino Linotype" w:hAnsi="Palatino Linotype"/>
          <w:sz w:val="26"/>
        </w:rPr>
        <w:tab/>
      </w:r>
      <w:r w:rsidRPr="004905AC">
        <w:rPr>
          <w:rFonts w:ascii="Palatino Linotype" w:hAnsi="Palatino Linotype"/>
          <w:sz w:val="26"/>
        </w:rPr>
        <w:tab/>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NoC library RTL that can be modified by user</w:t>
      </w:r>
    </w:p>
    <w:p w14:paraId="5DD1F43F" w14:textId="77777777" w:rsidR="00087C03" w:rsidRDefault="00087C03" w:rsidP="00087C03">
      <w:pPr>
        <w:pStyle w:val="Bullet1"/>
        <w:numPr>
          <w:ilvl w:val="0"/>
          <w:numId w:val="25"/>
        </w:numPr>
        <w:spacing w:before="0" w:after="0"/>
        <w:rPr>
          <w:rFonts w:ascii="Palatino Linotype" w:hAnsi="Palatino Linotype"/>
          <w:sz w:val="26"/>
        </w:rPr>
      </w:pPr>
      <w:r w:rsidRPr="007C6F71">
        <w:rPr>
          <w:rFonts w:ascii="Palatino Linotype" w:hAnsi="Palatino Linotype"/>
          <w:b/>
          <w:sz w:val="26"/>
        </w:rPr>
        <w:t>synth</w:t>
      </w:r>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t>// Synthesis scripts for RC/RCP &amp; DC/DCT</w:t>
      </w:r>
    </w:p>
    <w:p w14:paraId="5A93EBA7" w14:textId="77777777" w:rsidR="00087C03" w:rsidRDefault="00087C03" w:rsidP="00087C03">
      <w:pPr>
        <w:pStyle w:val="Bullet1"/>
        <w:numPr>
          <w:ilvl w:val="1"/>
          <w:numId w:val="25"/>
        </w:numPr>
        <w:spacing w:before="0" w:after="0"/>
        <w:rPr>
          <w:rFonts w:ascii="Palatino Linotype" w:hAnsi="Palatino Linotype"/>
          <w:sz w:val="26"/>
        </w:rPr>
      </w:pPr>
      <w:r w:rsidRPr="007C6F71">
        <w:rPr>
          <w:rFonts w:ascii="Palatino Linotype" w:hAnsi="Palatino Linotype"/>
          <w:b/>
          <w:sz w:val="26"/>
        </w:rPr>
        <w:t>defs</w:t>
      </w:r>
      <w:r>
        <w:rPr>
          <w:rFonts w:ascii="Palatino Linotype" w:hAnsi="Palatino Linotype"/>
          <w:sz w:val="26"/>
        </w:rPr>
        <w:tab/>
      </w:r>
      <w:r>
        <w:rPr>
          <w:rFonts w:ascii="Palatino Linotype" w:hAnsi="Palatino Linotype"/>
          <w:sz w:val="26"/>
        </w:rPr>
        <w:tab/>
      </w:r>
      <w:r>
        <w:rPr>
          <w:rFonts w:ascii="Palatino Linotype" w:hAnsi="Palatino Linotype"/>
          <w:sz w:val="26"/>
        </w:rPr>
        <w:tab/>
      </w:r>
      <w:r>
        <w:rPr>
          <w:rFonts w:ascii="Palatino Linotype" w:hAnsi="Palatino Linotype"/>
          <w:sz w:val="26"/>
        </w:rPr>
        <w:tab/>
        <w:t>// NocStudio generated DEF files</w:t>
      </w:r>
    </w:p>
    <w:p w14:paraId="77C44C8B"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ns_soc_ip_afp.def</w:t>
      </w:r>
      <w:r>
        <w:rPr>
          <w:rFonts w:ascii="Palatino Linotype" w:hAnsi="Palatino Linotype"/>
          <w:sz w:val="26"/>
        </w:rPr>
        <w:tab/>
        <w:t>// DEF file with Bridge pins</w:t>
      </w:r>
    </w:p>
    <w:p w14:paraId="40B95965"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ns_soc_ip.def</w:t>
      </w:r>
      <w:r>
        <w:rPr>
          <w:rFonts w:ascii="Palatino Linotype" w:hAnsi="Palatino Linotype"/>
          <w:sz w:val="26"/>
        </w:rPr>
        <w:tab/>
        <w:t>// DEF file with NoC regions</w:t>
      </w:r>
    </w:p>
    <w:p w14:paraId="21A75CEC" w14:textId="77777777" w:rsidR="00087C03" w:rsidRDefault="00087C03" w:rsidP="00087C03">
      <w:pPr>
        <w:pStyle w:val="Bullet1"/>
        <w:numPr>
          <w:ilvl w:val="1"/>
          <w:numId w:val="25"/>
        </w:numPr>
        <w:spacing w:before="0" w:after="0"/>
        <w:rPr>
          <w:rFonts w:ascii="Palatino Linotype" w:hAnsi="Palatino Linotype"/>
          <w:sz w:val="26"/>
        </w:rPr>
      </w:pPr>
      <w:r w:rsidRPr="007C6F71">
        <w:rPr>
          <w:rFonts w:ascii="Palatino Linotype" w:hAnsi="Palatino Linotype"/>
          <w:b/>
          <w:sz w:val="26"/>
        </w:rPr>
        <w:t>noc_synth_rc</w:t>
      </w:r>
      <w:r>
        <w:rPr>
          <w:rFonts w:ascii="Palatino Linotype" w:hAnsi="Palatino Linotype"/>
          <w:sz w:val="26"/>
        </w:rPr>
        <w:tab/>
      </w:r>
      <w:r>
        <w:rPr>
          <w:rFonts w:ascii="Palatino Linotype" w:hAnsi="Palatino Linotype"/>
          <w:sz w:val="26"/>
        </w:rPr>
        <w:tab/>
        <w:t>// Synthesis scripts for RC/RCP</w:t>
      </w:r>
    </w:p>
    <w:p w14:paraId="3FABD809" w14:textId="77777777" w:rsidR="00087C03" w:rsidRPr="004905AC" w:rsidRDefault="00087C03" w:rsidP="00087C03">
      <w:pPr>
        <w:pStyle w:val="Bullet1"/>
        <w:numPr>
          <w:ilvl w:val="2"/>
          <w:numId w:val="25"/>
        </w:numPr>
        <w:spacing w:before="0" w:after="0"/>
        <w:rPr>
          <w:rFonts w:ascii="Palatino Linotype" w:hAnsi="Palatino Linotype"/>
          <w:sz w:val="26"/>
        </w:rPr>
      </w:pPr>
      <w:r w:rsidRPr="005E583D">
        <w:rPr>
          <w:rFonts w:ascii="Palatino Linotype" w:hAnsi="Palatino Linotype"/>
          <w:b/>
          <w:sz w:val="26"/>
        </w:rPr>
        <w:t>sdc_rc</w:t>
      </w:r>
      <w:r w:rsidRPr="004905AC">
        <w:rPr>
          <w:rFonts w:ascii="Palatino Linotype" w:hAnsi="Palatino Linotype"/>
          <w:b/>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Contains RC constraints</w:t>
      </w:r>
    </w:p>
    <w:p w14:paraId="3E8BB214" w14:textId="77777777" w:rsidR="00087C03" w:rsidRPr="004905AC"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variables.constraints.tcl </w:t>
      </w:r>
      <w:r w:rsidRPr="004905AC">
        <w:rPr>
          <w:rFonts w:ascii="Palatino Linotype" w:hAnsi="Palatino Linotype"/>
          <w:szCs w:val="16"/>
        </w:rPr>
        <w:t>// Common variables</w:t>
      </w:r>
    </w:p>
    <w:p w14:paraId="103B76D2" w14:textId="77777777" w:rsidR="00087C03" w:rsidRPr="004905AC"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ns_soc_ip.constraints.tcl </w:t>
      </w:r>
      <w:r w:rsidRPr="004905AC">
        <w:rPr>
          <w:rFonts w:ascii="Palatino Linotype" w:hAnsi="Palatino Linotype"/>
          <w:szCs w:val="16"/>
        </w:rPr>
        <w:t>// Top level constraints</w:t>
      </w:r>
    </w:p>
    <w:p w14:paraId="544A09B0" w14:textId="77777777" w:rsidR="00087C03" w:rsidRPr="00913CD4"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&lt;fabric_modules&gt;.constraints.tcl </w:t>
      </w:r>
      <w:r w:rsidRPr="004905AC">
        <w:rPr>
          <w:rFonts w:ascii="Palatino Linotype" w:hAnsi="Palatino Linotype"/>
          <w:szCs w:val="16"/>
        </w:rPr>
        <w:t xml:space="preserve">// Block level constraints </w:t>
      </w:r>
    </w:p>
    <w:p w14:paraId="37629601" w14:textId="77777777" w:rsidR="00087C03" w:rsidRDefault="00087C03" w:rsidP="00087C03">
      <w:pPr>
        <w:pStyle w:val="Bullet1"/>
        <w:numPr>
          <w:ilvl w:val="2"/>
          <w:numId w:val="25"/>
        </w:numPr>
        <w:spacing w:before="0" w:after="0"/>
        <w:rPr>
          <w:rFonts w:ascii="Palatino Linotype" w:hAnsi="Palatino Linotype"/>
          <w:sz w:val="26"/>
        </w:rPr>
      </w:pPr>
      <w:r w:rsidRPr="007C6F71">
        <w:rPr>
          <w:rFonts w:ascii="Palatino Linotype" w:hAnsi="Palatino Linotype"/>
          <w:b/>
          <w:sz w:val="26"/>
        </w:rPr>
        <w:t>rm_rc_scripts</w:t>
      </w:r>
      <w:r>
        <w:rPr>
          <w:rFonts w:ascii="Palatino Linotype" w:hAnsi="Palatino Linotype"/>
          <w:sz w:val="26"/>
        </w:rPr>
        <w:tab/>
        <w:t>// RC/RCP scripts</w:t>
      </w:r>
    </w:p>
    <w:p w14:paraId="35087B5B" w14:textId="582AE414" w:rsidR="00BB3ADE" w:rsidRPr="00BB3ADE" w:rsidRDefault="00087C03" w:rsidP="00BB3ADE">
      <w:pPr>
        <w:pStyle w:val="Bullet1"/>
        <w:numPr>
          <w:ilvl w:val="3"/>
          <w:numId w:val="25"/>
        </w:numPr>
        <w:spacing w:before="0" w:after="0"/>
        <w:rPr>
          <w:rFonts w:ascii="Palatino Linotype" w:hAnsi="Palatino Linotype"/>
          <w:sz w:val="26"/>
        </w:rPr>
      </w:pPr>
      <w:r>
        <w:rPr>
          <w:rFonts w:ascii="Palatino Linotype" w:hAnsi="Palatino Linotype"/>
          <w:sz w:val="26"/>
        </w:rPr>
        <w:lastRenderedPageBreak/>
        <w:t>rc.tcl</w:t>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Synthesis script for Cadence RC/RCP</w:t>
      </w:r>
    </w:p>
    <w:p w14:paraId="2E934C59" w14:textId="77777777" w:rsidR="00087C03" w:rsidRPr="007C6F71" w:rsidRDefault="00087C03" w:rsidP="00087C03">
      <w:pPr>
        <w:pStyle w:val="Bullet1"/>
        <w:numPr>
          <w:ilvl w:val="2"/>
          <w:numId w:val="25"/>
        </w:numPr>
        <w:spacing w:before="0" w:after="0"/>
        <w:rPr>
          <w:rFonts w:ascii="Palatino Linotype" w:hAnsi="Palatino Linotype"/>
          <w:b/>
          <w:sz w:val="26"/>
        </w:rPr>
      </w:pPr>
      <w:r w:rsidRPr="007C6F71">
        <w:rPr>
          <w:rFonts w:ascii="Palatino Linotype" w:hAnsi="Palatino Linotype"/>
          <w:b/>
          <w:sz w:val="26"/>
        </w:rPr>
        <w:t>rm_setup</w:t>
      </w:r>
    </w:p>
    <w:p w14:paraId="007CAAA3" w14:textId="129C09D0" w:rsidR="00BB3ADE" w:rsidRPr="00BB3ADE" w:rsidRDefault="00087C03" w:rsidP="00BB3ADE">
      <w:pPr>
        <w:pStyle w:val="Bullet1"/>
        <w:numPr>
          <w:ilvl w:val="3"/>
          <w:numId w:val="25"/>
        </w:numPr>
        <w:spacing w:before="0" w:after="0"/>
        <w:rPr>
          <w:rFonts w:ascii="Palatino Linotype" w:hAnsi="Palatino Linotype"/>
          <w:sz w:val="26"/>
        </w:rPr>
      </w:pPr>
      <w:r w:rsidRPr="004905AC">
        <w:rPr>
          <w:rFonts w:ascii="Palatino Linotype" w:hAnsi="Palatino Linotype"/>
          <w:sz w:val="26"/>
        </w:rPr>
        <w:t>tech.tcl</w:t>
      </w:r>
      <w:r w:rsidRPr="004905AC">
        <w:rPr>
          <w:rFonts w:ascii="Palatino Linotype" w:hAnsi="Palatino Linotype"/>
          <w:sz w:val="26"/>
        </w:rPr>
        <w:tab/>
      </w:r>
      <w:r w:rsidRPr="004905AC">
        <w:rPr>
          <w:rFonts w:ascii="Palatino Linotype" w:hAnsi="Palatino Linotype"/>
          <w:szCs w:val="16"/>
        </w:rPr>
        <w:t>// Pointers to Technology files</w:t>
      </w:r>
    </w:p>
    <w:p w14:paraId="17F6C990" w14:textId="77777777" w:rsidR="00087C03" w:rsidRPr="007C6F71"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vars.tcl</w:t>
      </w:r>
      <w:r w:rsidRPr="004905AC">
        <w:rPr>
          <w:rFonts w:ascii="Palatino Linotype" w:hAnsi="Palatino Linotype"/>
          <w:sz w:val="26"/>
        </w:rPr>
        <w:tab/>
      </w:r>
      <w:r w:rsidRPr="004905AC">
        <w:rPr>
          <w:rFonts w:ascii="Palatino Linotype" w:hAnsi="Palatino Linotype"/>
          <w:szCs w:val="16"/>
        </w:rPr>
        <w:t>// User defined variables set for Synthesis</w:t>
      </w:r>
    </w:p>
    <w:p w14:paraId="719F62E4" w14:textId="77777777" w:rsidR="00087C03" w:rsidRPr="007C6F71" w:rsidRDefault="00087C03" w:rsidP="00087C03">
      <w:pPr>
        <w:pStyle w:val="Bullet1"/>
        <w:numPr>
          <w:ilvl w:val="3"/>
          <w:numId w:val="25"/>
        </w:numPr>
        <w:spacing w:before="0" w:after="0"/>
        <w:rPr>
          <w:rFonts w:ascii="Palatino Linotype" w:hAnsi="Palatino Linotype"/>
          <w:sz w:val="26"/>
        </w:rPr>
      </w:pPr>
      <w:r>
        <w:rPr>
          <w:rFonts w:ascii="Palatino Linotype" w:hAnsi="Palatino Linotype"/>
          <w:szCs w:val="16"/>
        </w:rPr>
        <w:t>dont_use.sdc</w:t>
      </w:r>
      <w:r>
        <w:rPr>
          <w:rFonts w:ascii="Palatino Linotype" w:hAnsi="Palatino Linotype"/>
          <w:szCs w:val="16"/>
        </w:rPr>
        <w:tab/>
        <w:t>// List of don’t_use cells</w:t>
      </w:r>
    </w:p>
    <w:p w14:paraId="0AA1ACE8"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Makefile</w:t>
      </w:r>
      <w:r>
        <w:rPr>
          <w:rFonts w:ascii="Palatino Linotype" w:hAnsi="Palatino Linotype"/>
          <w:sz w:val="26"/>
        </w:rPr>
        <w:tab/>
      </w:r>
      <w:r>
        <w:rPr>
          <w:rFonts w:ascii="Palatino Linotype" w:hAnsi="Palatino Linotype"/>
          <w:sz w:val="26"/>
        </w:rPr>
        <w:tab/>
        <w:t>// Makefile to launch synthesis runs</w:t>
      </w:r>
    </w:p>
    <w:p w14:paraId="7772FF4B"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synth_rc.sh</w:t>
      </w:r>
      <w:r>
        <w:rPr>
          <w:rFonts w:ascii="Palatino Linotype" w:hAnsi="Palatino Linotype"/>
          <w:sz w:val="26"/>
        </w:rPr>
        <w:tab/>
      </w:r>
      <w:r>
        <w:rPr>
          <w:rFonts w:ascii="Palatino Linotype" w:hAnsi="Palatino Linotype"/>
          <w:sz w:val="26"/>
        </w:rPr>
        <w:tab/>
        <w:t xml:space="preserve">// </w:t>
      </w:r>
      <w:r w:rsidRPr="004905AC">
        <w:rPr>
          <w:rFonts w:ascii="Palatino Linotype" w:hAnsi="Palatino Linotype"/>
          <w:szCs w:val="16"/>
        </w:rPr>
        <w:t>Shell script that for RC Hier Synthesis runs</w:t>
      </w:r>
    </w:p>
    <w:p w14:paraId="11B8D73C" w14:textId="77777777" w:rsidR="00087C03" w:rsidRPr="00F551A5" w:rsidRDefault="00087C03" w:rsidP="00087C03">
      <w:pPr>
        <w:pStyle w:val="Bullet1"/>
        <w:numPr>
          <w:ilvl w:val="2"/>
          <w:numId w:val="25"/>
        </w:numPr>
        <w:spacing w:before="0" w:after="0"/>
        <w:rPr>
          <w:rFonts w:ascii="Palatino Linotype" w:hAnsi="Palatino Linotype"/>
          <w:sz w:val="26"/>
        </w:rPr>
      </w:pPr>
      <w:r w:rsidRPr="004905AC">
        <w:rPr>
          <w:rFonts w:ascii="Palatino Linotype" w:hAnsi="Palatino Linotype"/>
          <w:sz w:val="26"/>
        </w:rPr>
        <w:t>synth.tcl</w:t>
      </w:r>
      <w:r w:rsidRPr="004905AC">
        <w:rPr>
          <w:rFonts w:ascii="Palatino Linotype" w:hAnsi="Palatino Linotype"/>
          <w:sz w:val="26"/>
        </w:rPr>
        <w:tab/>
      </w:r>
      <w:r w:rsidRPr="004905AC">
        <w:rPr>
          <w:rFonts w:ascii="Palatino Linotype" w:hAnsi="Palatino Linotype"/>
          <w:sz w:val="26"/>
        </w:rPr>
        <w:tab/>
      </w:r>
      <w:r w:rsidRPr="004905AC">
        <w:rPr>
          <w:rFonts w:ascii="Palatino Linotype" w:hAnsi="Palatino Linotype"/>
          <w:szCs w:val="16"/>
        </w:rPr>
        <w:t>// Tcl file used for NoC level stitch (used only for</w:t>
      </w:r>
    </w:p>
    <w:p w14:paraId="7B25DD5A" w14:textId="77777777" w:rsidR="00087C03" w:rsidRPr="005E583D" w:rsidRDefault="00087C03" w:rsidP="00087C03">
      <w:pPr>
        <w:pStyle w:val="Bullet1"/>
        <w:numPr>
          <w:ilvl w:val="0"/>
          <w:numId w:val="0"/>
        </w:numPr>
        <w:spacing w:before="0"/>
        <w:ind w:left="2160"/>
        <w:rPr>
          <w:rFonts w:ascii="Palatino Linotype" w:hAnsi="Palatino Linotype"/>
          <w:szCs w:val="16"/>
        </w:rPr>
      </w:pPr>
      <w:r>
        <w:rPr>
          <w:rFonts w:ascii="Palatino Linotype" w:hAnsi="Palatino Linotype"/>
          <w:szCs w:val="16"/>
        </w:rPr>
        <w:tab/>
      </w:r>
      <w:r>
        <w:rPr>
          <w:rFonts w:ascii="Palatino Linotype" w:hAnsi="Palatino Linotype"/>
          <w:szCs w:val="16"/>
        </w:rPr>
        <w:tab/>
      </w:r>
      <w:r>
        <w:rPr>
          <w:rFonts w:ascii="Palatino Linotype" w:hAnsi="Palatino Linotype"/>
          <w:szCs w:val="16"/>
        </w:rPr>
        <w:tab/>
        <w:t xml:space="preserve">// </w:t>
      </w:r>
      <w:r w:rsidRPr="004905AC">
        <w:rPr>
          <w:rFonts w:ascii="Palatino Linotype" w:hAnsi="Palatino Linotype"/>
          <w:szCs w:val="16"/>
        </w:rPr>
        <w:t xml:space="preserve"> RC hierarchical Synthesis)</w:t>
      </w:r>
    </w:p>
    <w:p w14:paraId="76A9CD9D" w14:textId="77777777" w:rsidR="00087C03" w:rsidRPr="004905AC" w:rsidRDefault="00087C03" w:rsidP="00087C03">
      <w:pPr>
        <w:pStyle w:val="Bullet1"/>
        <w:numPr>
          <w:ilvl w:val="1"/>
          <w:numId w:val="25"/>
        </w:numPr>
        <w:spacing w:before="0" w:after="0"/>
        <w:rPr>
          <w:rFonts w:ascii="Palatino Linotype" w:hAnsi="Palatino Linotype"/>
          <w:sz w:val="26"/>
        </w:rPr>
      </w:pPr>
      <w:r w:rsidRPr="004905AC">
        <w:rPr>
          <w:rFonts w:ascii="Palatino Linotype" w:hAnsi="Palatino Linotype"/>
          <w:b/>
          <w:sz w:val="26"/>
        </w:rPr>
        <w:t>noc_synth_dc</w:t>
      </w:r>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w:t>
      </w:r>
      <w:r>
        <w:rPr>
          <w:rFonts w:ascii="Palatino Linotype" w:hAnsi="Palatino Linotype"/>
          <w:sz w:val="26"/>
        </w:rPr>
        <w:t>Synthesis scripts for DC/DCT</w:t>
      </w:r>
    </w:p>
    <w:p w14:paraId="6B41ED0E" w14:textId="77777777" w:rsidR="00087C03" w:rsidRPr="004905AC" w:rsidRDefault="00087C03" w:rsidP="00087C03">
      <w:pPr>
        <w:pStyle w:val="Bullet1"/>
        <w:numPr>
          <w:ilvl w:val="2"/>
          <w:numId w:val="25"/>
        </w:numPr>
        <w:spacing w:before="0" w:after="0"/>
        <w:rPr>
          <w:rFonts w:ascii="Palatino Linotype" w:hAnsi="Palatino Linotype"/>
          <w:sz w:val="26"/>
        </w:rPr>
      </w:pPr>
      <w:r>
        <w:rPr>
          <w:rFonts w:ascii="Palatino Linotype" w:hAnsi="Palatino Linotype"/>
          <w:b/>
          <w:sz w:val="26"/>
        </w:rPr>
        <w:t>sdc_d</w:t>
      </w:r>
      <w:r w:rsidRPr="00F551A5">
        <w:rPr>
          <w:rFonts w:ascii="Palatino Linotype" w:hAnsi="Palatino Linotype"/>
          <w:b/>
          <w:sz w:val="26"/>
        </w:rPr>
        <w:t>c</w:t>
      </w:r>
      <w:r w:rsidRPr="004905AC">
        <w:rPr>
          <w:rFonts w:ascii="Palatino Linotype" w:hAnsi="Palatino Linotype"/>
          <w:b/>
          <w:sz w:val="26"/>
        </w:rPr>
        <w:t xml:space="preserve"> </w:t>
      </w:r>
      <w:r>
        <w:rPr>
          <w:rFonts w:ascii="Palatino Linotype" w:hAnsi="Palatino Linotype"/>
          <w:sz w:val="26"/>
        </w:rPr>
        <w:tab/>
      </w:r>
      <w:r>
        <w:rPr>
          <w:rFonts w:ascii="Palatino Linotype" w:hAnsi="Palatino Linotype"/>
          <w:sz w:val="26"/>
        </w:rPr>
        <w:tab/>
      </w:r>
      <w:r>
        <w:rPr>
          <w:rFonts w:ascii="Palatino Linotype" w:hAnsi="Palatino Linotype"/>
          <w:szCs w:val="16"/>
        </w:rPr>
        <w:t>// Contains D</w:t>
      </w:r>
      <w:r w:rsidRPr="004905AC">
        <w:rPr>
          <w:rFonts w:ascii="Palatino Linotype" w:hAnsi="Palatino Linotype"/>
          <w:szCs w:val="16"/>
        </w:rPr>
        <w:t>C constraints</w:t>
      </w:r>
    </w:p>
    <w:p w14:paraId="5B301703" w14:textId="77777777" w:rsidR="00087C03" w:rsidRPr="004905AC"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variables.constraints.tcl </w:t>
      </w:r>
      <w:r w:rsidRPr="004905AC">
        <w:rPr>
          <w:rFonts w:ascii="Palatino Linotype" w:hAnsi="Palatino Linotype"/>
          <w:szCs w:val="16"/>
        </w:rPr>
        <w:t>// Common variables</w:t>
      </w:r>
    </w:p>
    <w:p w14:paraId="5EEFC1B4" w14:textId="77777777" w:rsidR="00087C03" w:rsidRPr="004905AC"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ns_soc_ip.constraints.tcl </w:t>
      </w:r>
      <w:r w:rsidRPr="004905AC">
        <w:rPr>
          <w:rFonts w:ascii="Palatino Linotype" w:hAnsi="Palatino Linotype"/>
          <w:szCs w:val="16"/>
        </w:rPr>
        <w:t>// Top level constraints</w:t>
      </w:r>
    </w:p>
    <w:p w14:paraId="2EE6FAA5" w14:textId="77777777" w:rsidR="00087C03" w:rsidRPr="00F551A5" w:rsidRDefault="00087C03" w:rsidP="00087C03">
      <w:pPr>
        <w:pStyle w:val="Bullet1"/>
        <w:numPr>
          <w:ilvl w:val="3"/>
          <w:numId w:val="25"/>
        </w:numPr>
        <w:spacing w:before="0" w:after="0"/>
        <w:rPr>
          <w:rFonts w:ascii="Palatino Linotype" w:hAnsi="Palatino Linotype"/>
          <w:sz w:val="26"/>
        </w:rPr>
      </w:pPr>
      <w:r w:rsidRPr="004905AC">
        <w:rPr>
          <w:rFonts w:ascii="Palatino Linotype" w:hAnsi="Palatino Linotype"/>
          <w:sz w:val="26"/>
        </w:rPr>
        <w:t xml:space="preserve">&lt;fabric_modules&gt;.constraints.tcl </w:t>
      </w:r>
      <w:r w:rsidRPr="004905AC">
        <w:rPr>
          <w:rFonts w:ascii="Palatino Linotype" w:hAnsi="Palatino Linotype"/>
          <w:szCs w:val="16"/>
        </w:rPr>
        <w:t xml:space="preserve">// Block level constraints </w:t>
      </w:r>
    </w:p>
    <w:p w14:paraId="6E2A6720" w14:textId="77777777" w:rsidR="00087C03" w:rsidRPr="004905AC" w:rsidRDefault="00087C03" w:rsidP="00087C03">
      <w:pPr>
        <w:pStyle w:val="Bullet1"/>
        <w:numPr>
          <w:ilvl w:val="2"/>
          <w:numId w:val="25"/>
        </w:numPr>
        <w:spacing w:before="0" w:after="0"/>
        <w:rPr>
          <w:rFonts w:ascii="Palatino Linotype" w:hAnsi="Palatino Linotype"/>
          <w:sz w:val="26"/>
        </w:rPr>
      </w:pPr>
      <w:r w:rsidRPr="007C6F71">
        <w:rPr>
          <w:rFonts w:ascii="Palatino Linotype" w:hAnsi="Palatino Linotype"/>
          <w:b/>
          <w:sz w:val="26"/>
        </w:rPr>
        <w:t>rm_dc_scripts</w:t>
      </w:r>
      <w:r w:rsidRPr="004905AC">
        <w:rPr>
          <w:rFonts w:ascii="Palatino Linotype" w:hAnsi="Palatino Linotype"/>
          <w:sz w:val="26"/>
        </w:rPr>
        <w:t xml:space="preserve"> </w:t>
      </w:r>
      <w:r>
        <w:rPr>
          <w:rFonts w:ascii="Palatino Linotype" w:hAnsi="Palatino Linotype"/>
          <w:sz w:val="26"/>
        </w:rPr>
        <w:tab/>
      </w:r>
      <w:r w:rsidRPr="004905AC">
        <w:rPr>
          <w:rFonts w:ascii="Palatino Linotype" w:hAnsi="Palatino Linotype"/>
          <w:szCs w:val="16"/>
        </w:rPr>
        <w:t>// Contains DC/DCT and Formality scripts</w:t>
      </w:r>
    </w:p>
    <w:p w14:paraId="6BC338FF" w14:textId="77777777" w:rsidR="00087C03" w:rsidRPr="004905AC" w:rsidRDefault="00087C03" w:rsidP="00087C03">
      <w:pPr>
        <w:pStyle w:val="Bullet1"/>
        <w:numPr>
          <w:ilvl w:val="2"/>
          <w:numId w:val="25"/>
        </w:numPr>
        <w:spacing w:before="0" w:after="0"/>
        <w:rPr>
          <w:rFonts w:ascii="Palatino Linotype" w:hAnsi="Palatino Linotype"/>
          <w:sz w:val="26"/>
        </w:rPr>
      </w:pPr>
      <w:r w:rsidRPr="007C6F71">
        <w:rPr>
          <w:rFonts w:ascii="Palatino Linotype" w:hAnsi="Palatino Linotype"/>
          <w:b/>
          <w:sz w:val="26"/>
        </w:rPr>
        <w:t>rm_setup</w:t>
      </w:r>
      <w:r w:rsidRPr="004905AC">
        <w:rPr>
          <w:rFonts w:ascii="Palatino Linotype" w:hAnsi="Palatino Linotype"/>
          <w:sz w:val="26"/>
        </w:rPr>
        <w:t xml:space="preserve"> </w:t>
      </w:r>
      <w:r>
        <w:rPr>
          <w:rFonts w:ascii="Palatino Linotype" w:hAnsi="Palatino Linotype"/>
          <w:sz w:val="26"/>
        </w:rPr>
        <w:tab/>
      </w:r>
      <w:r>
        <w:rPr>
          <w:rFonts w:ascii="Palatino Linotype" w:hAnsi="Palatino Linotype"/>
          <w:sz w:val="26"/>
        </w:rPr>
        <w:tab/>
      </w:r>
      <w:r w:rsidRPr="004905AC">
        <w:rPr>
          <w:rFonts w:ascii="Palatino Linotype" w:hAnsi="Palatino Linotype"/>
          <w:szCs w:val="16"/>
        </w:rPr>
        <w:t xml:space="preserve">// Contains </w:t>
      </w:r>
      <w:r>
        <w:rPr>
          <w:rFonts w:ascii="Palatino Linotype" w:hAnsi="Palatino Linotype"/>
          <w:szCs w:val="16"/>
        </w:rPr>
        <w:t>setup files</w:t>
      </w:r>
    </w:p>
    <w:p w14:paraId="3B6E90F0" w14:textId="77777777" w:rsidR="00087C03" w:rsidRPr="007C6F71" w:rsidRDefault="00087C03" w:rsidP="00087C03">
      <w:pPr>
        <w:pStyle w:val="Bullet1"/>
        <w:numPr>
          <w:ilvl w:val="2"/>
          <w:numId w:val="25"/>
        </w:numPr>
        <w:spacing w:before="0" w:after="0"/>
        <w:rPr>
          <w:rFonts w:ascii="Palatino Linotype" w:hAnsi="Palatino Linotype"/>
          <w:sz w:val="26"/>
        </w:rPr>
      </w:pPr>
      <w:r w:rsidRPr="004905AC">
        <w:rPr>
          <w:rFonts w:ascii="Palatino Linotype" w:hAnsi="Palatino Linotype"/>
          <w:sz w:val="26"/>
        </w:rPr>
        <w:t>Makefile</w:t>
      </w:r>
      <w:r w:rsidRPr="004905AC">
        <w:rPr>
          <w:rFonts w:ascii="Palatino Linotype" w:hAnsi="Palatino Linotype"/>
          <w:sz w:val="26"/>
        </w:rPr>
        <w:tab/>
      </w:r>
      <w:r>
        <w:rPr>
          <w:rFonts w:ascii="Palatino Linotype" w:hAnsi="Palatino Linotype"/>
          <w:sz w:val="26"/>
        </w:rPr>
        <w:tab/>
      </w:r>
      <w:r w:rsidRPr="004905AC">
        <w:rPr>
          <w:rFonts w:ascii="Palatino Linotype" w:hAnsi="Palatino Linotype"/>
          <w:szCs w:val="16"/>
        </w:rPr>
        <w:t>// Makefile to Synthesize NoC</w:t>
      </w:r>
    </w:p>
    <w:p w14:paraId="1BBB1C3C" w14:textId="77777777" w:rsidR="00087C03" w:rsidRDefault="00087C03" w:rsidP="00087C03">
      <w:pPr>
        <w:pStyle w:val="Bullet1"/>
        <w:numPr>
          <w:ilvl w:val="2"/>
          <w:numId w:val="25"/>
        </w:numPr>
        <w:spacing w:before="0" w:after="0"/>
        <w:rPr>
          <w:rFonts w:ascii="Palatino Linotype" w:hAnsi="Palatino Linotype"/>
          <w:sz w:val="26"/>
        </w:rPr>
      </w:pPr>
      <w:r>
        <w:rPr>
          <w:rFonts w:ascii="Palatino Linotype" w:hAnsi="Palatino Linotype"/>
          <w:sz w:val="26"/>
        </w:rPr>
        <w:t>synth_dc.sh</w:t>
      </w:r>
      <w:r>
        <w:rPr>
          <w:rFonts w:ascii="Palatino Linotype" w:hAnsi="Palatino Linotype"/>
          <w:sz w:val="26"/>
        </w:rPr>
        <w:tab/>
      </w:r>
      <w:r>
        <w:rPr>
          <w:rFonts w:ascii="Palatino Linotype" w:hAnsi="Palatino Linotype"/>
          <w:sz w:val="26"/>
        </w:rPr>
        <w:tab/>
        <w:t xml:space="preserve">// </w:t>
      </w:r>
      <w:r>
        <w:rPr>
          <w:rFonts w:ascii="Palatino Linotype" w:hAnsi="Palatino Linotype"/>
          <w:szCs w:val="16"/>
        </w:rPr>
        <w:t>Shell script that for D</w:t>
      </w:r>
      <w:r w:rsidRPr="004905AC">
        <w:rPr>
          <w:rFonts w:ascii="Palatino Linotype" w:hAnsi="Palatino Linotype"/>
          <w:szCs w:val="16"/>
        </w:rPr>
        <w:t>C Hier Synthesis runs</w:t>
      </w:r>
    </w:p>
    <w:p w14:paraId="7436E37D" w14:textId="77777777" w:rsidR="00087C03" w:rsidRPr="004905AC" w:rsidRDefault="00087C03" w:rsidP="00087C03">
      <w:pPr>
        <w:pStyle w:val="Bullet1"/>
        <w:numPr>
          <w:ilvl w:val="0"/>
          <w:numId w:val="0"/>
        </w:numPr>
        <w:spacing w:before="0"/>
        <w:ind w:left="720" w:hanging="360"/>
        <w:rPr>
          <w:rFonts w:ascii="Palatino Linotype" w:hAnsi="Palatino Linotype"/>
        </w:rPr>
      </w:pPr>
    </w:p>
    <w:p w14:paraId="78C22D5D" w14:textId="77777777" w:rsidR="00087C03" w:rsidRPr="004905AC" w:rsidRDefault="00087C03" w:rsidP="00087C03">
      <w:pPr>
        <w:pStyle w:val="Heading2"/>
      </w:pPr>
      <w:bookmarkStart w:id="72" w:name="_Toc221293218"/>
      <w:bookmarkStart w:id="73" w:name="_Ref348600656"/>
      <w:bookmarkStart w:id="74" w:name="_Ref348600712"/>
      <w:bookmarkStart w:id="75" w:name="_Toc416343495"/>
      <w:bookmarkStart w:id="76" w:name="_Toc308595949"/>
      <w:r w:rsidRPr="004905AC">
        <w:t>Synthesis Methodology</w:t>
      </w:r>
      <w:bookmarkEnd w:id="72"/>
      <w:bookmarkEnd w:id="73"/>
      <w:bookmarkEnd w:id="74"/>
      <w:bookmarkEnd w:id="75"/>
      <w:bookmarkEnd w:id="76"/>
    </w:p>
    <w:p w14:paraId="4C534BD6"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The reference synthesis environment supports top </w:t>
      </w:r>
      <w:r>
        <w:rPr>
          <w:rFonts w:ascii="Palatino Linotype" w:hAnsi="Palatino Linotype"/>
        </w:rPr>
        <w:t>down</w:t>
      </w:r>
      <w:r w:rsidRPr="004905AC">
        <w:rPr>
          <w:rFonts w:ascii="Palatino Linotype" w:hAnsi="Palatino Linotype"/>
        </w:rPr>
        <w:t xml:space="preserve"> and hierarchical synthesis flow. In top level synthesis flow, the NoC is synthesized as a block. In hierarchical synthesis flow, the sub-blocks are synthesized first and then are stitched together at the top level. Synthesis can be done using wire load models or can have more physical awareness. NoC and its components can be synthesized by any synthesis tool. </w:t>
      </w:r>
    </w:p>
    <w:p w14:paraId="32911EBE" w14:textId="77777777" w:rsidR="00087C03" w:rsidRPr="004905AC" w:rsidRDefault="00087C03" w:rsidP="00087C03">
      <w:pPr>
        <w:pStyle w:val="Body"/>
        <w:rPr>
          <w:rFonts w:ascii="Palatino Linotype" w:hAnsi="Palatino Linotype"/>
        </w:rPr>
      </w:pPr>
    </w:p>
    <w:p w14:paraId="04553C3D" w14:textId="77777777" w:rsidR="00087C03" w:rsidRPr="004905AC" w:rsidRDefault="00087C03" w:rsidP="00087C03">
      <w:pPr>
        <w:pStyle w:val="Body"/>
        <w:rPr>
          <w:rFonts w:ascii="Palatino Linotype" w:hAnsi="Palatino Linotype"/>
        </w:rPr>
      </w:pPr>
      <w:r w:rsidRPr="004905AC">
        <w:rPr>
          <w:rFonts w:ascii="Palatino Linotype" w:hAnsi="Palatino Linotype"/>
        </w:rPr>
        <w:t>The RC/RCP reference synthesis scripts can either be run using Cadence RTL Compiler (RC) which uses wire load models for estimating the loads or can be run using Cadence RTL Compiler Physical (RCP) which uses LEF and CAPTABLE</w:t>
      </w:r>
      <w:r>
        <w:rPr>
          <w:rFonts w:ascii="Palatino Linotype" w:hAnsi="Palatino Linotype"/>
        </w:rPr>
        <w:t xml:space="preserve"> or QRC technology</w:t>
      </w:r>
      <w:r w:rsidRPr="004905AC">
        <w:rPr>
          <w:rFonts w:ascii="Palatino Linotype" w:hAnsi="Palatino Linotype"/>
        </w:rPr>
        <w:t xml:space="preserve"> file provided by the foundry for parasitic extraction. </w:t>
      </w:r>
    </w:p>
    <w:p w14:paraId="54F4A223" w14:textId="77777777" w:rsidR="00087C03" w:rsidRPr="004905AC" w:rsidRDefault="00087C03" w:rsidP="00087C03">
      <w:pPr>
        <w:pStyle w:val="Body"/>
        <w:rPr>
          <w:rFonts w:ascii="Palatino Linotype" w:hAnsi="Palatino Linotype"/>
        </w:rPr>
      </w:pPr>
    </w:p>
    <w:p w14:paraId="47FCF879"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The DC/DCT reference synthesis scripts can either be run using Synopsys DC Compiler (DC) which uses wire load models for estimating the loads or can be run using Synopsys DC </w:t>
      </w:r>
      <w:r w:rsidRPr="004905AC">
        <w:rPr>
          <w:rFonts w:ascii="Palatino Linotype" w:hAnsi="Palatino Linotype"/>
        </w:rPr>
        <w:lastRenderedPageBreak/>
        <w:t>Topographical Compiler (DCT) which uses TLU plus library files provided by the foundry for parasitic extraction</w:t>
      </w:r>
    </w:p>
    <w:p w14:paraId="4ED5190A" w14:textId="77777777" w:rsidR="00087C03" w:rsidRPr="004905AC" w:rsidRDefault="00087C03" w:rsidP="00087C03">
      <w:pPr>
        <w:pStyle w:val="Body"/>
        <w:rPr>
          <w:rFonts w:ascii="Palatino Linotype" w:hAnsi="Palatino Linotype"/>
        </w:rPr>
      </w:pPr>
    </w:p>
    <w:p w14:paraId="602E81BA" w14:textId="77777777" w:rsidR="00087C03" w:rsidRDefault="00087C03" w:rsidP="00087C03">
      <w:pPr>
        <w:pStyle w:val="Body"/>
        <w:rPr>
          <w:rFonts w:ascii="Palatino Linotype" w:hAnsi="Palatino Linotype"/>
        </w:rPr>
      </w:pPr>
      <w:r w:rsidRPr="004905AC">
        <w:rPr>
          <w:rFonts w:ascii="Palatino Linotype" w:hAnsi="Palatino Linotype"/>
        </w:rPr>
        <w:t>It is recommended to carefully partition the design according to physical locality of the logic. For example, in a particular Cell/Node of the mesh, if the bridge(s) and router(s) are physically placed close/adjacent to each other, then Fmax, Area and Power will be optimum if they are kept in the same hierarchy.</w:t>
      </w:r>
    </w:p>
    <w:p w14:paraId="06BB703A" w14:textId="77777777" w:rsidR="00087C03" w:rsidRPr="004905AC" w:rsidRDefault="00087C03" w:rsidP="00087C03">
      <w:pPr>
        <w:pStyle w:val="Heading2"/>
      </w:pPr>
      <w:bookmarkStart w:id="77" w:name="_Toc221293219"/>
      <w:bookmarkStart w:id="78" w:name="_Toc416343496"/>
      <w:bookmarkStart w:id="79" w:name="_Toc308595950"/>
      <w:r w:rsidRPr="004905AC">
        <w:t>Running Synthesis</w:t>
      </w:r>
      <w:bookmarkEnd w:id="77"/>
      <w:bookmarkEnd w:id="78"/>
      <w:bookmarkEnd w:id="79"/>
    </w:p>
    <w:p w14:paraId="5FCD240E" w14:textId="77777777" w:rsidR="00087C03" w:rsidRPr="004905AC" w:rsidRDefault="00087C03" w:rsidP="00087C03">
      <w:pPr>
        <w:pStyle w:val="Body"/>
        <w:rPr>
          <w:rFonts w:ascii="Palatino Linotype" w:hAnsi="Palatino Linotype"/>
        </w:rPr>
      </w:pPr>
      <w:r w:rsidRPr="004905AC">
        <w:rPr>
          <w:rFonts w:ascii="Palatino Linotype" w:hAnsi="Palatino Linotype"/>
        </w:rPr>
        <w:t>Following tools are needed to run the reference synthesis flow</w:t>
      </w:r>
    </w:p>
    <w:p w14:paraId="3168AA2A" w14:textId="77777777" w:rsidR="00087C03" w:rsidRPr="004905AC" w:rsidRDefault="00087C03" w:rsidP="00087C03">
      <w:pPr>
        <w:pStyle w:val="Heading3"/>
      </w:pPr>
      <w:bookmarkStart w:id="80" w:name="_Toc308595951"/>
      <w:r w:rsidRPr="004905AC">
        <w:t>For Cadence flow:</w:t>
      </w:r>
      <w:bookmarkEnd w:id="80"/>
    </w:p>
    <w:p w14:paraId="1754DC4F"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Cadence RTL Compiler (RC) – For doing synthesis with wire load models</w:t>
      </w:r>
    </w:p>
    <w:p w14:paraId="2D948E61" w14:textId="77777777" w:rsidR="00087C03" w:rsidRPr="009A0CD8"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Cadence RTL Physical Compiler (RCP) – For doing physical synthesis</w:t>
      </w:r>
    </w:p>
    <w:p w14:paraId="3726E440" w14:textId="77777777" w:rsidR="00087C03" w:rsidRDefault="00087C03" w:rsidP="00087C03">
      <w:pPr>
        <w:pStyle w:val="Body"/>
        <w:rPr>
          <w:rFonts w:ascii="Palatino Linotype" w:hAnsi="Palatino Linotype"/>
        </w:rPr>
      </w:pPr>
    </w:p>
    <w:p w14:paraId="53592C7B" w14:textId="77777777" w:rsidR="00087C03" w:rsidRPr="004905AC" w:rsidRDefault="00087C03" w:rsidP="00087C03">
      <w:pPr>
        <w:pStyle w:val="Body"/>
        <w:rPr>
          <w:rFonts w:ascii="Palatino Linotype" w:hAnsi="Palatino Linotype"/>
        </w:rPr>
      </w:pPr>
      <w:r w:rsidRPr="004905AC">
        <w:rPr>
          <w:rFonts w:ascii="Palatino Linotype" w:hAnsi="Palatino Linotype"/>
        </w:rPr>
        <w:t>Following is an example procedure for running Synthesis using Cadence tool set</w:t>
      </w:r>
    </w:p>
    <w:p w14:paraId="1F0C4DAB"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Update tech.tcl file – tech.tcl file sets attributes for </w:t>
      </w:r>
    </w:p>
    <w:p w14:paraId="360C4A93"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search path</w:t>
      </w:r>
    </w:p>
    <w:p w14:paraId="1095BEC0"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file names</w:t>
      </w:r>
    </w:p>
    <w:p w14:paraId="5BC37AF4"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LEF files – These are needed for Physical Aware Synthesis </w:t>
      </w:r>
    </w:p>
    <w:p w14:paraId="7550CD1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CAPTABLE file – This is also needed for Physical Aware Synthesis </w:t>
      </w:r>
    </w:p>
    <w:p w14:paraId="37D9AFA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Update vars.tcl file – vars.tcl file sets the variables for</w:t>
      </w:r>
      <w:r w:rsidRPr="004905AC">
        <w:rPr>
          <w:rFonts w:ascii="Palatino Linotype" w:hAnsi="Palatino Linotype"/>
        </w:rPr>
        <w:tab/>
      </w:r>
    </w:p>
    <w:p w14:paraId="35342C2D"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VT Usage – Selects the VT library to use, lvt|rvt|hvt</w:t>
      </w:r>
    </w:p>
    <w:p w14:paraId="2D8F8F05" w14:textId="77777777" w:rsidR="00087C03"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RC vs RCP – Whether to run RC or to run RCP</w:t>
      </w:r>
      <w:r>
        <w:rPr>
          <w:rFonts w:ascii="Palatino Linotype" w:hAnsi="Palatino Linotype"/>
        </w:rPr>
        <w:t xml:space="preserve"> (rcp 0/1)</w:t>
      </w:r>
    </w:p>
    <w:p w14:paraId="776E7008" w14:textId="77777777" w:rsidR="00087C03" w:rsidRDefault="00087C03" w:rsidP="00087C03">
      <w:pPr>
        <w:pStyle w:val="Body"/>
        <w:numPr>
          <w:ilvl w:val="1"/>
          <w:numId w:val="27"/>
        </w:numPr>
        <w:tabs>
          <w:tab w:val="left" w:pos="360"/>
        </w:tabs>
        <w:spacing w:after="0" w:line="240" w:lineRule="auto"/>
        <w:jc w:val="left"/>
        <w:rPr>
          <w:rFonts w:ascii="Palatino Linotype" w:hAnsi="Palatino Linotype"/>
        </w:rPr>
      </w:pPr>
      <w:r>
        <w:rPr>
          <w:rFonts w:ascii="Palatino Linotype" w:hAnsi="Palatino Linotype"/>
        </w:rPr>
        <w:t xml:space="preserve">DFT - </w:t>
      </w:r>
      <w:r w:rsidRPr="004905AC">
        <w:rPr>
          <w:rFonts w:ascii="Palatino Linotype" w:hAnsi="Palatino Linotype"/>
        </w:rPr>
        <w:t>Whether to</w:t>
      </w:r>
      <w:r>
        <w:rPr>
          <w:rFonts w:ascii="Palatino Linotype" w:hAnsi="Palatino Linotype"/>
        </w:rPr>
        <w:t xml:space="preserve"> insert scan chains or not (dft 0/1)</w:t>
      </w:r>
    </w:p>
    <w:p w14:paraId="65BF028B"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Number of Scan chains to insert</w:t>
      </w:r>
    </w:p>
    <w:p w14:paraId="6BD18D6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Synthesis effort - Whether to synthesis with low|medium|high effort</w:t>
      </w:r>
    </w:p>
    <w:p w14:paraId="612B5CE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Review and update “sdc_rc/variables.constraints.tcl” for clock periods, clock uncertainties, clock groups, input/output delay margins, and output load. Input/output delay margins should be updated keeping in mind the technology node and (for hierarchical synthesis) if a bridge/router has output registering enabled or disabled</w:t>
      </w:r>
    </w:p>
    <w:p w14:paraId="5797B659"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Do “make top config=&lt;project_name&gt;” to do top level synthesis</w:t>
      </w:r>
    </w:p>
    <w:p w14:paraId="723B6984"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Do “make hier config=&lt;project_name&gt;” to do hierarchical synthesis</w:t>
      </w:r>
    </w:p>
    <w:p w14:paraId="4D5F1298" w14:textId="77777777" w:rsidR="00087C03" w:rsidRPr="004905AC" w:rsidRDefault="00087C03" w:rsidP="00087C03">
      <w:pPr>
        <w:pStyle w:val="Body"/>
        <w:rPr>
          <w:rFonts w:ascii="Palatino Linotype" w:hAnsi="Palatino Linotype"/>
        </w:rPr>
      </w:pPr>
    </w:p>
    <w:p w14:paraId="6A0F29E3" w14:textId="77777777" w:rsidR="00087C03" w:rsidRPr="004905AC" w:rsidRDefault="00087C03" w:rsidP="00087C03">
      <w:pPr>
        <w:pStyle w:val="Heading3"/>
      </w:pPr>
      <w:bookmarkStart w:id="81" w:name="_Toc308595952"/>
      <w:r w:rsidRPr="004905AC">
        <w:t xml:space="preserve">For </w:t>
      </w:r>
      <w:r w:rsidRPr="00087C03">
        <w:t>Synopsys</w:t>
      </w:r>
      <w:r w:rsidRPr="004905AC">
        <w:t xml:space="preserve"> flow:</w:t>
      </w:r>
      <w:bookmarkEnd w:id="81"/>
    </w:p>
    <w:p w14:paraId="62C6E3F9"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Synopsys DC Compiler (DC) – For doing synthesis with wire load models</w:t>
      </w:r>
    </w:p>
    <w:p w14:paraId="0324A0A0" w14:textId="77777777" w:rsidR="00087C03" w:rsidRPr="004905AC" w:rsidRDefault="00087C03" w:rsidP="00087C03">
      <w:pPr>
        <w:pStyle w:val="Body"/>
        <w:numPr>
          <w:ilvl w:val="0"/>
          <w:numId w:val="26"/>
        </w:numPr>
        <w:tabs>
          <w:tab w:val="left" w:pos="360"/>
        </w:tabs>
        <w:spacing w:after="0" w:line="240" w:lineRule="auto"/>
        <w:jc w:val="left"/>
        <w:rPr>
          <w:rFonts w:ascii="Palatino Linotype" w:hAnsi="Palatino Linotype"/>
        </w:rPr>
      </w:pPr>
      <w:r w:rsidRPr="004905AC">
        <w:rPr>
          <w:rFonts w:ascii="Palatino Linotype" w:hAnsi="Palatino Linotype"/>
        </w:rPr>
        <w:t>Synopsys DC Topographical Compiler (DCT) – For doing physical synthesis</w:t>
      </w:r>
    </w:p>
    <w:p w14:paraId="6C4BF073" w14:textId="77777777" w:rsidR="00087C03" w:rsidRDefault="00087C03" w:rsidP="00087C03">
      <w:pPr>
        <w:pStyle w:val="Body"/>
        <w:rPr>
          <w:rFonts w:ascii="Palatino Linotype" w:hAnsi="Palatino Linotype"/>
        </w:rPr>
      </w:pPr>
    </w:p>
    <w:p w14:paraId="0A74239D"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t>Following is an example procedure for running Synthesis using Synopsys tool set</w:t>
      </w:r>
    </w:p>
    <w:p w14:paraId="66765112"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Update rm_setup/common_setup.tcl file – This file sets attributes for </w:t>
      </w:r>
    </w:p>
    <w:p w14:paraId="64111DF1"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Search path</w:t>
      </w:r>
    </w:p>
    <w:p w14:paraId="7FB690CC"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Liberty library file names</w:t>
      </w:r>
    </w:p>
    <w:p w14:paraId="19DDD1AE" w14:textId="77777777" w:rsidR="00087C03" w:rsidRPr="004905AC" w:rsidRDefault="00087C03" w:rsidP="00087C03">
      <w:pPr>
        <w:pStyle w:val="Body"/>
        <w:numPr>
          <w:ilvl w:val="1"/>
          <w:numId w:val="27"/>
        </w:numPr>
        <w:tabs>
          <w:tab w:val="left" w:pos="360"/>
        </w:tabs>
        <w:spacing w:after="0" w:line="240" w:lineRule="auto"/>
        <w:jc w:val="left"/>
        <w:rPr>
          <w:rFonts w:ascii="Palatino Linotype" w:hAnsi="Palatino Linotype"/>
        </w:rPr>
      </w:pPr>
      <w:r w:rsidRPr="004905AC">
        <w:rPr>
          <w:rFonts w:ascii="Palatino Linotype" w:hAnsi="Palatino Linotype"/>
        </w:rPr>
        <w:t xml:space="preserve">Pointer for TLUplus, Milkyway Physical library, Tech and MAP files – These are needed for Physical Aware Synthesis </w:t>
      </w:r>
    </w:p>
    <w:p w14:paraId="3DC359D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Review and update “sdc_dc/variables.constraints.tcl” for clock periods, clock uncertainties, clock groups, input/output delay margins, and output load. Input/output delay margins should be updated keeping in mind the technology node and (for hierarchical synthesis) if a bridge/router has output registering enabled or disabled</w:t>
      </w:r>
    </w:p>
    <w:p w14:paraId="3A59CE4C"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Do “make top config=&lt;project_name&gt;” to do top level synthesis</w:t>
      </w:r>
    </w:p>
    <w:p w14:paraId="224C0B35" w14:textId="77777777" w:rsidR="00087C03" w:rsidRPr="004905AC" w:rsidRDefault="00087C03" w:rsidP="00087C03">
      <w:pPr>
        <w:pStyle w:val="Body"/>
        <w:numPr>
          <w:ilvl w:val="0"/>
          <w:numId w:val="27"/>
        </w:numPr>
        <w:tabs>
          <w:tab w:val="left" w:pos="360"/>
        </w:tabs>
        <w:spacing w:after="0" w:line="240" w:lineRule="auto"/>
        <w:jc w:val="left"/>
        <w:rPr>
          <w:rFonts w:ascii="Palatino Linotype" w:hAnsi="Palatino Linotype"/>
        </w:rPr>
      </w:pPr>
      <w:r w:rsidRPr="004905AC">
        <w:rPr>
          <w:rFonts w:ascii="Palatino Linotype" w:hAnsi="Palatino Linotype"/>
        </w:rPr>
        <w:t>Do “make hier config=&lt;project_name&gt;” to do hierarchical synthesis</w:t>
      </w:r>
    </w:p>
    <w:p w14:paraId="5A56C2AC" w14:textId="77777777" w:rsidR="00087C03" w:rsidRPr="004905AC" w:rsidRDefault="00087C03" w:rsidP="00087C03">
      <w:pPr>
        <w:pStyle w:val="Body"/>
        <w:rPr>
          <w:rFonts w:ascii="Palatino Linotype" w:hAnsi="Palatino Linotype"/>
        </w:rPr>
      </w:pPr>
    </w:p>
    <w:p w14:paraId="4D773931" w14:textId="77777777" w:rsidR="00087C03" w:rsidRPr="004905AC" w:rsidRDefault="00087C03" w:rsidP="00087C03">
      <w:pPr>
        <w:rPr>
          <w:rFonts w:ascii="Palatino Linotype" w:hAnsi="Palatino Linotype"/>
        </w:rPr>
      </w:pPr>
      <w:r w:rsidRPr="004905AC">
        <w:rPr>
          <w:rFonts w:ascii="Palatino Linotype" w:hAnsi="Palatino Linotype"/>
        </w:rPr>
        <w:t>Note: Clock gating can be can be implemented on NoC elements using Synthesis tools. Currently it is not supported in reference Synthesis scripts.</w:t>
      </w:r>
    </w:p>
    <w:p w14:paraId="71D9FE8A" w14:textId="77777777" w:rsidR="00087C03" w:rsidRPr="004905AC" w:rsidRDefault="00087C03" w:rsidP="00087C03">
      <w:pPr>
        <w:pStyle w:val="Heading2"/>
      </w:pPr>
      <w:bookmarkStart w:id="82" w:name="_Toc221293220"/>
      <w:bookmarkStart w:id="83" w:name="_Toc416343497"/>
      <w:bookmarkStart w:id="84" w:name="_Toc308595953"/>
      <w:r w:rsidRPr="004905AC">
        <w:t>Analyzing outputs</w:t>
      </w:r>
      <w:bookmarkEnd w:id="82"/>
      <w:bookmarkEnd w:id="83"/>
      <w:bookmarkEnd w:id="84"/>
      <w:r w:rsidRPr="004905AC">
        <w:t xml:space="preserve">  </w:t>
      </w:r>
    </w:p>
    <w:p w14:paraId="5306E9FF" w14:textId="77777777" w:rsidR="00087C03" w:rsidRPr="004905AC" w:rsidRDefault="00087C03" w:rsidP="00087C03">
      <w:pPr>
        <w:pStyle w:val="Heading3"/>
      </w:pPr>
      <w:bookmarkStart w:id="85" w:name="_Toc221293221"/>
      <w:bookmarkStart w:id="86" w:name="_Toc416343498"/>
      <w:bookmarkStart w:id="87" w:name="_Toc308595954"/>
      <w:r w:rsidRPr="004905AC">
        <w:t xml:space="preserve">Analyzing </w:t>
      </w:r>
      <w:bookmarkEnd w:id="85"/>
      <w:r w:rsidRPr="004905AC">
        <w:t>RC/RCP synthesis output</w:t>
      </w:r>
      <w:bookmarkEnd w:id="86"/>
      <w:bookmarkEnd w:id="87"/>
    </w:p>
    <w:p w14:paraId="30E5AD5C" w14:textId="5E422588" w:rsidR="00087C03" w:rsidRPr="004905AC" w:rsidRDefault="00087C03" w:rsidP="00087C03">
      <w:pPr>
        <w:pStyle w:val="Body"/>
        <w:rPr>
          <w:rFonts w:ascii="Palatino Linotype" w:hAnsi="Palatino Linotype"/>
        </w:rPr>
      </w:pPr>
      <w:r w:rsidRPr="004905AC">
        <w:rPr>
          <w:rFonts w:ascii="Palatino Linotype" w:hAnsi="Palatino Linotype"/>
        </w:rPr>
        <w:t>Top level and hierarchical synthesis creates the following files and directories</w:t>
      </w:r>
    </w:p>
    <w:p w14:paraId="76385F30"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&lt;module&gt;.gv – Gate level file generated by the tool</w:t>
      </w:r>
    </w:p>
    <w:p w14:paraId="6BA89A30"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&lt;module&gt;.spef – Parasitic file generated by the tool. This is only generated when physical synthesis is enabled</w:t>
      </w:r>
    </w:p>
    <w:p w14:paraId="3E30170D"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&lt;module&gt;.def – DEF file generated by the tool. This is only generated when physical synthesis is enabled</w:t>
      </w:r>
    </w:p>
    <w:p w14:paraId="55F1320D"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&lt;module&gt;_outputs - This directory has sub-directories to store generated outputs at each stage i.e. synthesis stage, mapping stage, placement stage and final stage. The outputs that are saved are gate level files, DEF file, Scandef file, and the Encounter files.</w:t>
      </w:r>
    </w:p>
    <w:p w14:paraId="2119FEE2"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 xml:space="preserve">&lt;module&gt;_reports - This directory has sub-directories to store generated reports at each stage. </w:t>
      </w:r>
    </w:p>
    <w:p w14:paraId="7D53D5A0" w14:textId="77777777" w:rsidR="00087C03" w:rsidRPr="004905AC" w:rsidRDefault="00087C03" w:rsidP="00087C03">
      <w:pPr>
        <w:pStyle w:val="Heading3"/>
      </w:pPr>
      <w:bookmarkStart w:id="88" w:name="_Toc416343499"/>
      <w:bookmarkStart w:id="89" w:name="_Toc308595955"/>
      <w:r w:rsidRPr="004905AC">
        <w:t>Analyzing DC/DCT synthesis output</w:t>
      </w:r>
      <w:bookmarkEnd w:id="88"/>
      <w:bookmarkEnd w:id="89"/>
    </w:p>
    <w:p w14:paraId="14375DCE" w14:textId="77777777" w:rsidR="00087C03" w:rsidRPr="004905AC" w:rsidRDefault="00087C03" w:rsidP="00087C03">
      <w:pPr>
        <w:pStyle w:val="Body"/>
        <w:rPr>
          <w:rFonts w:ascii="Palatino Linotype" w:hAnsi="Palatino Linotype"/>
        </w:rPr>
      </w:pPr>
      <w:r w:rsidRPr="004905AC">
        <w:rPr>
          <w:rFonts w:ascii="Palatino Linotype" w:hAnsi="Palatino Linotype"/>
        </w:rPr>
        <w:t>Top level and hierarchical synthesis creates the following files and directories</w:t>
      </w:r>
    </w:p>
    <w:p w14:paraId="1277EC39"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&lt;module&gt;_outputs - This store generated outputs.</w:t>
      </w:r>
    </w:p>
    <w:p w14:paraId="1DADFAEF" w14:textId="77777777" w:rsidR="00087C03" w:rsidRPr="004905AC" w:rsidRDefault="00087C03" w:rsidP="00087C03">
      <w:pPr>
        <w:pStyle w:val="Body"/>
        <w:numPr>
          <w:ilvl w:val="0"/>
          <w:numId w:val="28"/>
        </w:numPr>
        <w:tabs>
          <w:tab w:val="left" w:pos="360"/>
        </w:tabs>
        <w:spacing w:after="0" w:line="240" w:lineRule="auto"/>
        <w:jc w:val="left"/>
        <w:rPr>
          <w:rFonts w:ascii="Palatino Linotype" w:hAnsi="Palatino Linotype"/>
        </w:rPr>
      </w:pPr>
      <w:r w:rsidRPr="004905AC">
        <w:rPr>
          <w:rFonts w:ascii="Palatino Linotype" w:hAnsi="Palatino Linotype"/>
        </w:rPr>
        <w:t xml:space="preserve">&lt;module&gt;_reports - This store generated reports. </w:t>
      </w:r>
    </w:p>
    <w:p w14:paraId="16E5060B" w14:textId="77777777" w:rsidR="00087C03" w:rsidRDefault="00087C03" w:rsidP="00652FAC">
      <w:pPr>
        <w:pStyle w:val="Body"/>
      </w:pPr>
    </w:p>
    <w:p w14:paraId="4A44E831" w14:textId="7D28FAA2" w:rsidR="00087C03" w:rsidRDefault="00087C03" w:rsidP="00087C03">
      <w:pPr>
        <w:pStyle w:val="Heading1"/>
      </w:pPr>
      <w:bookmarkStart w:id="90" w:name="_Toc221293222"/>
      <w:bookmarkStart w:id="91" w:name="_Toc416343500"/>
      <w:bookmarkStart w:id="92" w:name="_Toc308595956"/>
      <w:r w:rsidRPr="004905AC">
        <w:lastRenderedPageBreak/>
        <w:t xml:space="preserve">Place and Route </w:t>
      </w:r>
      <w:bookmarkEnd w:id="90"/>
      <w:r w:rsidRPr="004905AC">
        <w:t>Guidelines</w:t>
      </w:r>
      <w:bookmarkEnd w:id="91"/>
      <w:bookmarkEnd w:id="92"/>
    </w:p>
    <w:p w14:paraId="03D9B15D"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Place and Route options greatly depend on the chip overall design methodology. This section gives basic guidelines for NoC physical implementation. </w:t>
      </w:r>
    </w:p>
    <w:p w14:paraId="5175F9DA" w14:textId="77777777" w:rsidR="00087C03" w:rsidRPr="004905AC" w:rsidRDefault="00087C03" w:rsidP="00087C03">
      <w:pPr>
        <w:pStyle w:val="Heading2"/>
      </w:pPr>
      <w:bookmarkStart w:id="93" w:name="_Toc221293223"/>
      <w:bookmarkStart w:id="94" w:name="_Toc416343501"/>
      <w:bookmarkStart w:id="95" w:name="_Toc308595957"/>
      <w:r w:rsidRPr="004905AC">
        <w:t>P&amp;R keeping the NoC elements together</w:t>
      </w:r>
      <w:bookmarkEnd w:id="93"/>
      <w:bookmarkEnd w:id="94"/>
      <w:bookmarkEnd w:id="95"/>
    </w:p>
    <w:p w14:paraId="35FEFB75" w14:textId="77777777" w:rsidR="00087C03" w:rsidRPr="004905AC" w:rsidRDefault="00087C03" w:rsidP="00087C03">
      <w:pPr>
        <w:pStyle w:val="Body"/>
        <w:rPr>
          <w:rFonts w:ascii="Palatino Linotype" w:hAnsi="Palatino Linotype"/>
        </w:rPr>
      </w:pPr>
      <w:r w:rsidRPr="004905AC">
        <w:rPr>
          <w:rFonts w:ascii="Palatino Linotype" w:hAnsi="Palatino Linotype"/>
        </w:rPr>
        <w:t>Bridge and Router at single mesh grid point may be combined in to a single P&amp;R region. This may make sense when the Host is a monolithic hard macro. This P&amp;R region would reside outside the Host.</w:t>
      </w:r>
    </w:p>
    <w:p w14:paraId="12019A7D" w14:textId="77777777" w:rsidR="00087C03" w:rsidRPr="004905AC" w:rsidRDefault="00087C03" w:rsidP="00087C03">
      <w:pPr>
        <w:pStyle w:val="Body"/>
        <w:keepNext/>
        <w:jc w:val="center"/>
        <w:rPr>
          <w:rFonts w:ascii="Palatino Linotype" w:hAnsi="Palatino Linotype"/>
          <w:b/>
        </w:rPr>
      </w:pPr>
      <w:r w:rsidRPr="004905AC">
        <w:rPr>
          <w:rFonts w:ascii="Palatino Linotype" w:hAnsi="Palatino Linotype"/>
          <w:noProof/>
        </w:rPr>
        <mc:AlternateContent>
          <mc:Choice Requires="wpg">
            <w:drawing>
              <wp:inline distT="0" distB="0" distL="0" distR="0" wp14:anchorId="26070535" wp14:editId="765F8E01">
                <wp:extent cx="5486400" cy="2381885"/>
                <wp:effectExtent l="38100" t="38100" r="19050" b="94615"/>
                <wp:docPr id="2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381885"/>
                          <a:chOff x="379307" y="825854"/>
                          <a:chExt cx="7757194" cy="3362479"/>
                        </a:xfrm>
                      </wpg:grpSpPr>
                      <wps:wsp>
                        <wps:cNvPr id="88" name="Can 88"/>
                        <wps:cNvSpPr/>
                        <wps:spPr>
                          <a:xfrm rot="16200000">
                            <a:off x="4806566" y="2618020"/>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89" name="Snip and Round Single Corner Rectangle 89"/>
                        <wps:cNvSpPr/>
                        <wps:spPr>
                          <a:xfrm flipH="1">
                            <a:off x="1739604" y="2166444"/>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0" name="Snip and Round Single Corner Rectangle 90"/>
                        <wps:cNvSpPr/>
                        <wps:spPr>
                          <a:xfrm flipH="1">
                            <a:off x="2762968"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BC53A7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6861D301"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0BE8C866"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91" name="Rectangle 91"/>
                        <wps:cNvSpPr/>
                        <wps:spPr>
                          <a:xfrm rot="18900000">
                            <a:off x="2055935"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7C5CAE45"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92" name="Straight Connector 92"/>
                        <wps:cNvCnPr>
                          <a:stCxn id="91" idx="2"/>
                        </wps:cNvCnPr>
                        <wps:spPr>
                          <a:xfrm rot="16200000" flipH="1">
                            <a:off x="2377277" y="2742234"/>
                            <a:ext cx="501377" cy="501404"/>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3" name="Rectangle 93"/>
                        <wps:cNvSpPr/>
                        <wps:spPr>
                          <a:xfrm rot="2700000">
                            <a:off x="741000"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0A967645"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A</w:t>
                              </w:r>
                            </w:p>
                          </w:txbxContent>
                        </wps:txbx>
                        <wps:bodyPr rtlCol="0" anchor="ctr"/>
                      </wps:wsp>
                      <wps:wsp>
                        <wps:cNvPr id="94" name="Rectangle 94"/>
                        <wps:cNvSpPr/>
                        <wps:spPr>
                          <a:xfrm rot="2700000">
                            <a:off x="997415" y="1172549"/>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5" name="Rectangle 95"/>
                        <wps:cNvSpPr/>
                        <wps:spPr>
                          <a:xfrm rot="2700000" flipV="1">
                            <a:off x="442871"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6" name="Rectangle 96"/>
                        <wps:cNvSpPr/>
                        <wps:spPr>
                          <a:xfrm rot="18900000">
                            <a:off x="379307" y="1143891"/>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97" name="Straight Connector 97"/>
                        <wps:cNvCnPr>
                          <a:endCxn id="91" idx="0"/>
                        </wps:cNvCnPr>
                        <wps:spPr>
                          <a:xfrm rot="16200000" flipH="1">
                            <a:off x="1801941"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8" name="Straight Connector 98"/>
                        <wps:cNvCnPr/>
                        <wps:spPr>
                          <a:xfrm rot="5400000">
                            <a:off x="2626964"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rot="10800000" flipV="1">
                            <a:off x="1593850"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rot="10800000" flipV="1">
                            <a:off x="3442704"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rot="5400000" flipH="1" flipV="1">
                            <a:off x="2992513"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2" name="Snip and Round Single Corner Rectangle 102"/>
                        <wps:cNvSpPr/>
                        <wps:spPr>
                          <a:xfrm flipH="1">
                            <a:off x="5944019" y="2166444"/>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3" name="Snip and Round Single Corner Rectangle 103"/>
                        <wps:cNvSpPr/>
                        <wps:spPr>
                          <a:xfrm flipH="1">
                            <a:off x="6967383" y="3127934"/>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943E971"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4D5F6C9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60D6B7B2"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wps:txbx>
                        <wps:bodyPr rtlCol="0" anchor="ctr"/>
                      </wps:wsp>
                      <wps:wsp>
                        <wps:cNvPr id="104" name="Rectangle 104"/>
                        <wps:cNvSpPr/>
                        <wps:spPr>
                          <a:xfrm rot="18900000">
                            <a:off x="6260350" y="2551059"/>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285220C0"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wps:txbx>
                        <wps:bodyPr lIns="0" tIns="0" rIns="0" bIns="0" rtlCol="0" anchor="ctr"/>
                      </wps:wsp>
                      <wps:wsp>
                        <wps:cNvPr id="105" name="Straight Connector 105"/>
                        <wps:cNvCnPr>
                          <a:stCxn id="104" idx="2"/>
                        </wps:cNvCnPr>
                        <wps:spPr>
                          <a:xfrm rot="16200000" flipH="1">
                            <a:off x="6581692" y="2742234"/>
                            <a:ext cx="501377" cy="501404"/>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6" name="Rectangle 106"/>
                        <wps:cNvSpPr/>
                        <wps:spPr>
                          <a:xfrm rot="2700000">
                            <a:off x="4945415" y="1099129"/>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71BF2D9B"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B</w:t>
                              </w:r>
                            </w:p>
                          </w:txbxContent>
                        </wps:txbx>
                        <wps:bodyPr rtlCol="0" anchor="ctr"/>
                      </wps:wsp>
                      <wps:wsp>
                        <wps:cNvPr id="107" name="Rectangle 107"/>
                        <wps:cNvSpPr/>
                        <wps:spPr>
                          <a:xfrm rot="2700000">
                            <a:off x="5201830" y="1172549"/>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8" name="Rectangle 108"/>
                        <wps:cNvSpPr/>
                        <wps:spPr>
                          <a:xfrm rot="2700000" flipV="1">
                            <a:off x="4647286" y="1726079"/>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09" name="Rectangle 109"/>
                        <wps:cNvSpPr/>
                        <wps:spPr>
                          <a:xfrm rot="18900000">
                            <a:off x="4583722" y="1143891"/>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10" name="Straight Connector 110"/>
                        <wps:cNvCnPr>
                          <a:endCxn id="104" idx="0"/>
                        </wps:cNvCnPr>
                        <wps:spPr>
                          <a:xfrm rot="16200000" flipH="1">
                            <a:off x="6006356" y="2166926"/>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1" name="Straight Connector 111"/>
                        <wps:cNvCnPr/>
                        <wps:spPr>
                          <a:xfrm rot="5400000">
                            <a:off x="6831379" y="2556552"/>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2" name="Straight Connector 112"/>
                        <wps:cNvCnPr/>
                        <wps:spPr>
                          <a:xfrm rot="10800000" flipV="1">
                            <a:off x="5798265" y="3545167"/>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3" name="Straight Connector 113"/>
                        <wps:cNvCnPr/>
                        <wps:spPr>
                          <a:xfrm rot="10800000" flipV="1">
                            <a:off x="7647119" y="3545164"/>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4" name="Straight Connector 114"/>
                        <wps:cNvCnPr/>
                        <wps:spPr>
                          <a:xfrm rot="5400000" flipH="1" flipV="1">
                            <a:off x="7196928" y="3979322"/>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15" name="Snip Single Corner Rectangle 115"/>
                        <wps:cNvSpPr/>
                        <wps:spPr>
                          <a:xfrm rot="16200000">
                            <a:off x="1654440" y="1925370"/>
                            <a:ext cx="2052640" cy="2173821"/>
                          </a:xfrm>
                          <a:prstGeom prst="snip1Rect">
                            <a:avLst>
                              <a:gd name="adj" fmla="val 43024"/>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s:wsp>
                        <wps:cNvPr id="116" name="Snip Single Corner Rectangle 116"/>
                        <wps:cNvSpPr/>
                        <wps:spPr>
                          <a:xfrm rot="16200000">
                            <a:off x="5858859" y="1925373"/>
                            <a:ext cx="2052640" cy="2173821"/>
                          </a:xfrm>
                          <a:prstGeom prst="snip1Rect">
                            <a:avLst>
                              <a:gd name="adj" fmla="val 43024"/>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inline>
            </w:drawing>
          </mc:Choice>
          <mc:Fallback>
            <w:pict>
              <v:group w14:anchorId="26070535" id="Group 42" o:spid="_x0000_s1077" style="width:6in;height:187.55pt;mso-position-horizontal-relative:char;mso-position-vertical-relative:line" coordorigin="3793,8258" coordsize="77571,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">
                <v:shape id="Can 88" o:spid="_x0000_s1078" type="#_x0000_t22" style="position:absolute;left:48064;top:26180;width:1173;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P4L8A&#10;AADbAAAADwAAAGRycy9kb3ducmV2LnhtbESPwarCQAxF94L/MERwp1MFRfocpQiCW/vKW4dOXlvs&#10;ZEpnrNWvNwvBZbi5Jyf74+haNVAfGs8GVssEFHHpbcOVgeL3vNiBChHZYuuZDDwpwPEwnewxtf7B&#10;VxryWCmBcEjRQB1jl2odypochqXviCX7973DKGNfadvjQ+Cu1esk2WqHDcuFGjs61VTe8rsTjcJi&#10;th1exeaWN9kle7nTNfkzZj4bsx9Qkcb4Xf60L9bATmTlFwGAP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N0/gvwAAANsAAAAPAAAAAAAAAAAAAAAAAJgCAABkcnMvZG93bnJl&#10;di54bWxQSwUGAAAAAAQABAD1AAAAhAMAAAAA&#10;" adj="752" fillcolor="#3f80cd" strokecolor="#4a7ebb">
                  <v:fill color2="#9bc1ff" rotate="t" angle="180" focus="100%" type="gradient">
                    <o:fill v:ext="view" type="gradientUnscaled"/>
                  </v:fill>
                  <v:shadow on="t" color="black" opacity="22937f" origin=",.5" offset="0,.63889mm"/>
                </v:shape>
                <v:shape id="Snip and Round Single Corner Rectangle 89" o:spid="_x0000_s1079" style="position:absolute;left:17396;top:21664;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ksEA&#10;AADbAAAADwAAAGRycy9kb3ducmV2LnhtbESPQYvCMBSE78L+h/AWvMia6qFo11hkYRdPQqs/4NE8&#10;m2LzUprUdv+9EQSPw8x8w+zyybbiTr1vHCtYLRMQxJXTDdcKLuffrw0IH5A1to5JwT95yPcfsx1m&#10;2o1c0L0MtYgQ9hkqMCF0mZS+MmTRL11HHL2r6y2GKPta6h7HCLetXCdJKi02HBcMdvRjqLqVg1WQ&#10;olt1ZpCjOZ3L618aitEtCqXmn9PhG0SgKbzDr/ZRK9hs4fkl/gC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4bpLBAAAA2wAAAA8AAAAAAAAAAAAAAAAAmAIAAGRycy9kb3du&#10;cmV2LnhtbFBLBQYAAAAABAAEAPUAAACGAwAAAAA=&#10;" path="m,l1188675,r666825,666825l1855500,1757855,,1757855,,,,xe" fillcolor="#bfbfbf" strokecolor="windowText">
                  <v:path arrowok="t" o:connecttype="custom" o:connectlocs="0,0;1188675,0;1855500,666825;1855500,1757855;0,1757855;0,0;0,0" o:connectangles="0,0,0,0,0,0,0"/>
                </v:shape>
                <v:shape id="Snip and Round Single Corner Rectangle 90" o:spid="_x0000_s1080" style="position:absolute;left:27629;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aA78A&#10;AADbAAAADwAAAGRycy9kb3ducmV2LnhtbERPTWvCQBC9F/wPywje6kQF0dRViiBEsAet0B6H7DQJ&#10;ZmdDdk3iv+8eBI+P973ZDbZWHbe+cqJhNk1AseTOVFJouH4f3legfCAxVDthDQ/2sNuO3jaUGtfL&#10;mbtLKFQMEZ+ShjKEJkX0ecmW/NQ1LJH7c62lEGFboGmpj+G2xnmSLNFSJbGhpIb3Jee3y91qyGjZ&#10;Ico1y0/JAn96WR9vv19aT8bD5weowEN4iZ/uzGhYx/XxS/wBuP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0xoDvwAAANsAAAAPAAAAAAAAAAAAAAAAAJgCAABkcnMvZG93bnJl&#10;di54bWxQSwUGAAAAAAQABAD1AAAAhAM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BC53A7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6861D301"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0BE8C866"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rect id="Rectangle 91" o:spid="_x0000_s1081" style="position:absolute;left:20559;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jcUA&#10;AADbAAAADwAAAGRycy9kb3ducmV2LnhtbESPzW7CMBCE70i8g7VIvYETChGkOAgqlXJD5afnVbxN&#10;UuJ1Grshffu6ElKPo5n5RrNa96YWHbWusqwgnkQgiHOrKy4UnE8v4wUI55E11pZJwQ85WGfDwQpT&#10;bW/8Rt3RFyJA2KWooPS+SaV0eUkG3cQ2xMH7sK1BH2RbSN3iLcBNLadRlEiDFYeFEht6Lim/Hr+N&#10;gk9/er/M54ft45fbmddulnR1kSj1MOo3TyA89f4/fG/vtYJlDH9fw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siNxQAAANsAAAAPAAAAAAAAAAAAAAAAAJgCAABkcnMv&#10;ZG93bnJldi54bWxQSwUGAAAAAAQABAD1AAAAigMAAAAA&#10;" fillcolor="#f2f2f2" strokecolor="windowText">
                  <v:textbox inset="0,0,0,0">
                    <w:txbxContent>
                      <w:p w14:paraId="7C5CAE45"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92" o:spid="_x0000_s1082" style="position:absolute;rotation:90;flip:x;visibility:visible;mso-wrap-style:square" from="23772,27422" to="28786,3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jJsMAAADbAAAADwAAAGRycy9kb3ducmV2LnhtbESPT4vCMBTE7wt+h/AEb2uiB3etRhFB&#10;dj0I/j14ezTPtti8lCat9dtvBGGPw8z8hpkvO1uKlmpfONYwGioQxKkzBWcazqfN5zcIH5ANlo5J&#10;w5M8LBe9jzkmxj34QO0xZCJC2CeoIQ+hSqT0aU4W/dBVxNG7udpiiLLOpKnxEeG2lGOlJtJiwXEh&#10;x4rWOaX3Y2M1bK6qSqn9OR2ay35Le7Vrvm47rQf9bjUDEagL/+F3+9domI7h9SX+A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HoybDAAAA2wAAAA8AAAAAAAAAAAAA&#10;AAAAoQIAAGRycy9kb3ducmV2LnhtbFBLBQYAAAAABAAEAPkAAACRAwAAAAA=&#10;" strokecolor="windowText" strokeweight=".5pt">
                  <v:stroke startarrow="block" endarrow="block"/>
                  <v:shadow on="t" color="black" opacity="24903f" origin=",.5" offset="0,.55556mm"/>
                </v:line>
                <v:rect id="Rectangle 93" o:spid="_x0000_s1083" style="position:absolute;left:7409;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QdcUA&#10;AADbAAAADwAAAGRycy9kb3ducmV2LnhtbESPUWvCQBCE3wv9D8cKfSl60YLU6ClFKJS2iKZC8G3J&#10;rUkwtxdyq8Z/3xMKfRxm55udxap3jbpQF2rPBsajBBRx4W3NpYH9z/vwFVQQZIuNZzJwowCr5ePD&#10;AlPrr7yjSyalihAOKRqoRNpU61BU5DCMfEscvaPvHEqUXalth9cId42eJMlUO6w5NlTY0rqi4pSd&#10;XXyj/nbZ1/NkezhPpZF883lzORrzNOjf5qCEevk//kt/WAOzF7hviQD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BB1xQAAANsAAAAPAAAAAAAAAAAAAAAAAJgCAABkcnMv&#10;ZG93bnJldi54bWxQSwUGAAAAAAQABAD1AAAAigMAAAAA&#10;" fillcolor="#4f6228" stroked="f">
                  <v:fill color2="#ebf1de" rotate="t" angle="267" colors="0 #4f6228;47841f #ebf1de" focus="100%" type="gradient">
                    <o:fill v:ext="view" type="gradientUnscaled"/>
                  </v:fill>
                  <v:textbox>
                    <w:txbxContent>
                      <w:p w14:paraId="0A967645"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A</w:t>
                        </w:r>
                      </w:p>
                    </w:txbxContent>
                  </v:textbox>
                </v:rect>
                <v:rect id="Rectangle 94" o:spid="_x0000_s1084" style="position:absolute;left:9974;top:11725;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u4sUA&#10;AADbAAAADwAAAGRycy9kb3ducmV2LnhtbESPQWuDQBSE74X8h+UFemvWhrQYm42IEOKl0GgOOb64&#10;ryp134q7MfbfdwuFHoeZ+YbZpbPpxUSj6ywreF5FIIhrqztuFJyrw1MMwnlkjb1lUvBNDtL94mGH&#10;ibZ3PtFU+kYECLsEFbTeD4mUrm7JoFvZgTh4n3Y06IMcG6lHvAe46eU6il6lwY7DQosD5S3VX+XN&#10;KCh8Pl3et+X1uNbNEFf5x6l4yZR6XM7ZGwhPs/8P/7ULrWC7gd8v4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a7ixQAAANsAAAAPAAAAAAAAAAAAAAAAAJgCAABkcnMv&#10;ZG93bnJldi54bWxQSwUGAAAAAAQABAD1AAAAigMAAAAA&#10;" fillcolor="window" stroked="f">
                  <v:fill color2="window" o:opacity2="0" rotate="t" angle="180" colors="0 window;9830f window" focus="100%" type="gradient">
                    <o:fill v:ext="view" type="gradientUnscaled"/>
                  </v:fill>
                </v:rect>
                <v:rect id="Rectangle 95" o:spid="_x0000_s1085" style="position:absolute;left:4428;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kGsYA&#10;AADbAAAADwAAAGRycy9kb3ducmV2LnhtbESPT2vCQBTE74LfYXlCL1I3LSg2uglSKFV7aP1TqLdH&#10;9pkEs29Ddo3x27tCweMwM79h5mlnKtFS40rLCl5GEQjizOqScwX73cfzFITzyBory6TgSg7SpN+b&#10;Y6zthTfUbn0uAoRdjAoK7+tYSpcVZNCNbE0cvKNtDPogm1zqBi8Bbir5GkUTabDksFBgTe8FZaft&#10;2Sj4vrZ/60k7/Mp++LMb/p5XC64PSj0NusUMhKfOP8L/7aVW8DaG+5fwA2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NkGsYAAADbAAAADwAAAAAAAAAAAAAAAACYAgAAZHJz&#10;L2Rvd25yZXYueG1sUEsFBgAAAAAEAAQA9QAAAIsDAAAAAA==&#10;" fillcolor="window" stroked="f">
                  <v:fill color2="window" o:opacity2="0" rotate="t" angle="180" colors="0 window;9830f window" focus="100%" type="gradient">
                    <o:fill v:ext="view" type="gradientUnscaled"/>
                  </v:fill>
                </v:rect>
                <v:rect id="Rectangle 96" o:spid="_x0000_s1086" style="position:absolute;left:3793;top:11438;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li8QA&#10;AADbAAAADwAAAGRycy9kb3ducmV2LnhtbESP3WrCQBSE7wt9h+UUvGs29iLYNKuIWPy5KCT2AY7Z&#10;YxLMno3ZVaNP7xYKXg4z8w2TzQbTigv1rrGsYBzFIIhLqxuuFPzuvt8nIJxH1thaJgU3cjCbvr5k&#10;mGp75Zwuha9EgLBLUUHtfZdK6cqaDLrIdsTBO9jeoA+yr6Tu8RrgppUfcZxIgw2HhRo7WtRUHouz&#10;UUDbzf20OPhxvtyv7O1e/chjQkqN3ob5FwhPg3+G/9trreAzgb8v4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ZYvEAAAA2wAAAA8AAAAAAAAAAAAAAAAAmAIAAGRycy9k&#10;b3ducmV2LnhtbFBLBQYAAAAABAAEAPUAAACJAwAAAAA=&#10;" fillcolor="window" stroked="f">
                  <v:fill color2="window" o:opacity2="0" rotate="t" angle="180" colors="0 window;9830f window" focus="100%" type="gradient">
                    <o:fill v:ext="view" type="gradientUnscaled"/>
                  </v:fill>
                </v:rect>
                <v:line id="Straight Connector 97" o:spid="_x0000_s1087" style="position:absolute;rotation:90;flip:x;visibility:visible;mso-wrap-style:square" from="18019,21669" to="22242,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AvsMAAADbAAAADwAAAGRycy9kb3ducmV2LnhtbESPT4vCMBTE74LfITzBmyZ60LVrlEUQ&#10;9SD497C3R/NsyzYvpUlr99tvBGGPw8z8hlmuO1uKlmpfONYwGSsQxKkzBWcabtft6AOED8gGS8ek&#10;4Zc8rFf93hIT4558pvYSMhEh7BPUkIdQJVL6NCeLfuwq4ug9XG0xRFln0tT4jHBbyqlSM2mx4LiQ&#10;Y0WbnNKfS2M1bL9VlVK7u56b++lAJ3Vs5o+j1sNB9/UJIlAX/sPv9t5oWMzh9SX+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wAL7DAAAA2wAAAA8AAAAAAAAAAAAA&#10;AAAAoQIAAGRycy9kb3ducmV2LnhtbFBLBQYAAAAABAAEAPkAAACRAwAAAAA=&#10;" strokecolor="windowText" strokeweight=".5pt">
                  <v:stroke startarrow="block" endarrow="block"/>
                  <v:shadow on="t" color="black" opacity="24903f" origin=",.5" offset="0,.55556mm"/>
                </v:line>
                <v:line id="Straight Connector 98" o:spid="_x0000_s1088" style="position:absolute;rotation:90;visibility:visible;mso-wrap-style:square" from="26269,25565" to="37697,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x4kcIAAADbAAAADwAAAGRycy9kb3ducmV2LnhtbERPz2vCMBS+D/wfwhvsMmy6FcRVo8hg&#10;MNjFWXE9PpJnW9e8lCa23X9vDgOPH9/v9XayrRio941jBS9JCoJYO9NwpeBYfMyXIHxANtg6JgV/&#10;5GG7mT2sMTdu5G8aDqESMYR9jgrqELpcSq9rsugT1xFH7ux6iyHCvpKmxzGG21a+pulCWmw4NtTY&#10;0XtN+vdwtQp+zFe2fy5OZWP0pdRFR0M2XZV6epx2KxCBpnAX/7s/jYK3ODZ+iT9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x4kcIAAADbAAAADwAAAAAAAAAAAAAA&#10;AAChAgAAZHJzL2Rvd25yZXYueG1sUEsFBgAAAAAEAAQA+QAAAJADAAAAAA==&#10;" strokecolor="windowText" strokeweight=".5pt">
                  <v:stroke startarrow="block" endarrow="block"/>
                  <v:shadow on="t" color="black" opacity="24903f" origin=",.5" offset="0,.55556mm"/>
                </v:line>
                <v:line id="Straight Connector 99" o:spid="_x0000_s1089" style="position:absolute;rotation:180;flip:y;visibility:visible;mso-wrap-style:square" from="15938,35451" to="27629,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pR98MAAADbAAAADwAAAGRycy9kb3ducmV2LnhtbESPQYvCMBSE78L+h/AWvGmqh8V2jSKC&#10;4npSqyzeHs2zLTYvpUlt/fdGWNjjMDPfMPNlbyrxoMaVlhVMxhEI4szqknMF53QzmoFwHlljZZkU&#10;PMnBcvExmGOibcdHepx8LgKEXYIKCu/rREqXFWTQjW1NHLybbQz6IJtc6ga7ADeVnEbRlzRYclgo&#10;sKZ1Qdn91BoFh9bun/5nvW3jS389riynpvtVavjZr75BeOr9f/ivvdMK4hjeX8IP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aUffDAAAA2wAAAA8AAAAAAAAAAAAA&#10;AAAAoQIAAGRycy9kb3ducmV2LnhtbFBLBQYAAAAABAAEAPkAAACRAwAAAAA=&#10;" strokecolor="windowText" strokeweight=".5pt">
                  <v:stroke startarrow="block" endarrow="block"/>
                  <v:shadow on="t" color="black" opacity="24903f" origin=",.5" offset="0,.55556mm"/>
                </v:line>
                <v:line id="Straight Connector 100" o:spid="_x0000_s1090" style="position:absolute;rotation:180;flip:y;visibility:visible;mso-wrap-style:square" from="34427,35451" to="39320,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wWcUAAADcAAAADwAAAGRycy9kb3ducmV2LnhtbESPQWvCQBCF7wX/wzKCt7ppD1Kjq4SA&#10;Uj1VbZHehuw0Cc3OhuzGxH/fORS8zfDevPfNeju6Rt2oC7VnAy/zBBRx4W3NpYHPy+75DVSIyBYb&#10;z2TgTgG2m8nTGlPrBz7R7RxLJSEcUjRQxdimWoeiIodh7lti0X585zDK2pXadjhIuGv0a5IstMOa&#10;paHClvKKit9z7wx89P54j4d83y+/xu9T5vnihqsxs+mYrUBFGuPD/H/9bgU/EXx5Rib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qwWcUAAADcAAAADwAAAAAAAAAA&#10;AAAAAAChAgAAZHJzL2Rvd25yZXYueG1sUEsFBgAAAAAEAAQA+QAAAJMDAAAAAA==&#10;" strokecolor="windowText" strokeweight=".5pt">
                  <v:stroke startarrow="block" endarrow="block"/>
                  <v:shadow on="t" color="black" opacity="24903f" origin=",.5" offset="0,.55556mm"/>
                </v:line>
                <v:line id="Straight Connector 101" o:spid="_x0000_s1091" style="position:absolute;rotation:90;flip:x y;visibility:visible;mso-wrap-style:square" from="29924,39793" to="34089,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GOrsMAAADcAAAADwAAAGRycy9kb3ducmV2LnhtbERPTYvCMBC9C/sfwix4EU1VXEo1yrIg&#10;CguCrqLHoRnbYjMpTWy7/94Igrd5vM9ZrDpTioZqV1hWMB5FIIhTqwvOFBz/1sMYhPPIGkvLpOCf&#10;HKyWH70FJtq2vKfm4DMRQtglqCD3vkqkdGlOBt3IVsSBu9raoA+wzqSusQ3hppSTKPqSBgsODTlW&#10;9JNTejvcjYLd5vJ7njRxd5qdt5vTdJoN7L1Vqv/Zfc9BeOr8W/xyb3WYH43h+Uy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xjq7DAAAA3AAAAA8AAAAAAAAAAAAA&#10;AAAAoQIAAGRycy9kb3ducmV2LnhtbFBLBQYAAAAABAAEAPkAAACRAwAAAAA=&#10;" strokecolor="windowText" strokeweight=".5pt">
                  <v:stroke startarrow="block" endarrow="block"/>
                  <v:shadow on="t" color="black" opacity="24903f" origin=",.5" offset="0,.55556mm"/>
                </v:line>
                <v:shape id="Snip and Round Single Corner Rectangle 102" o:spid="_x0000_s1092" style="position:absolute;left:59440;top:21664;width:18555;height:17578;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D0L8A&#10;AADcAAAADwAAAGRycy9kb3ducmV2LnhtbERPzYrCMBC+C75DGGEvsk31UKQ2igi7eBJafYChmTZl&#10;m0lpoq1vbxYW9jYf3+8Ux9n24kmj7xwr2CQpCOLa6Y5bBffb1+cOhA/IGnvHpOBFHo6H5aLAXLuJ&#10;S3pWoRUxhH2OCkwIQy6lrw1Z9IkbiCPXuNFiiHBspR5xiuG2l9s0zaTFjmODwYHOhuqf6mEVZOg2&#10;g3nIyVxvVfOdhXJy61Kpj9V82oMINId/8Z/7ouP8dAu/z8QL5OE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RIPQvwAAANwAAAAPAAAAAAAAAAAAAAAAAJgCAABkcnMvZG93bnJl&#10;di54bWxQSwUGAAAAAAQABAD1AAAAhAMAAAAA&#10;" path="m,l1188675,r666825,666825l1855500,1757855,,1757855,,,,xe" fillcolor="#bfbfbf" strokecolor="windowText">
                  <v:path arrowok="t" o:connecttype="custom" o:connectlocs="0,0;1188675,0;1855500,666825;1855500,1757855;0,1757855;0,0;0,0" o:connectangles="0,0,0,0,0,0,0"/>
                </v:shape>
                <v:shape id="Snip and Round Single Corner Rectangle 103" o:spid="_x0000_s1093" style="position:absolute;left:69673;top:31279;width:6798;height:6439;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b97sEA&#10;AADcAAAADwAAAGRycy9kb3ducmV2LnhtbERPTWvCQBC9F/wPyxR6q7NVkDa6ighCCvVQFepxyI5J&#10;MDsbstsk/fddodDbPN7nrDaja1TPXai9GHiZalAshbe1lAbOp/3zK6gQSSw1XtjADwfYrCcPK8qs&#10;H+ST+2MsVQqRkJGBKsY2QwxFxY7C1Lcsibv6zlFMsCvRdjSkcNfgTOsFOqolNVTU8q7i4nb8dgZy&#10;WvSIcs6LDz3Hr0He3m+XgzFPj+N2CSryGP/Ff+7cpvl6Dvdn0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2/e7BAAAA3AAAAA8AAAAAAAAAAAAAAAAAmAIAAGRycy9kb3du&#10;cmV2LnhtbFBLBQYAAAAABAAEAPUAAACG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943E971"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NoC</w:t>
                        </w:r>
                      </w:p>
                      <w:p w14:paraId="4D5F6C9E"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Router</w:t>
                        </w:r>
                      </w:p>
                      <w:p w14:paraId="60D6B7B2" w14:textId="77777777" w:rsidR="006F24EE" w:rsidRDefault="006F24EE" w:rsidP="00087C03">
                        <w:pPr>
                          <w:pStyle w:val="NormalWeb"/>
                          <w:spacing w:before="0" w:beforeAutospacing="0" w:after="0" w:afterAutospacing="0"/>
                          <w:jc w:val="center"/>
                        </w:pPr>
                        <w:r>
                          <w:rPr>
                            <w:rFonts w:ascii="Calibri" w:hAnsi="Calibri"/>
                            <w:color w:val="000000"/>
                            <w:kern w:val="24"/>
                            <w:sz w:val="20"/>
                            <w:szCs w:val="20"/>
                          </w:rPr>
                          <w:t>X,Y</w:t>
                        </w:r>
                      </w:p>
                    </w:txbxContent>
                  </v:textbox>
                </v:shape>
                <v:rect id="Rectangle 104" o:spid="_x0000_s1094" style="position:absolute;left:62603;top:25510;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KWsIA&#10;AADcAAAADwAAAGRycy9kb3ducmV2LnhtbERPTWvCQBC9C/6HZQq96aZVQ0mzESvYehNj9Txkp0na&#10;7GzMbmP8992C4G0e73PS5WAa0VPnassKnqYRCOLC6ppLBZ+HzeQFhPPIGhvLpOBKDpbZeJRiou2F&#10;99TnvhQhhF2CCirv20RKV1Rk0E1tSxy4L9sZ9AF2pdQdXkK4aeRzFMXSYM2hocKW1hUVP/mvUfDt&#10;D6fjYrF7m53du/no53HflLFSjw/D6hWEp8HfxTf3Vof50Rz+nwkX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MpawgAAANwAAAAPAAAAAAAAAAAAAAAAAJgCAABkcnMvZG93&#10;bnJldi54bWxQSwUGAAAAAAQABAD1AAAAhwMAAAAA&#10;" fillcolor="#f2f2f2" strokecolor="windowText">
                  <v:textbox inset="0,0,0,0">
                    <w:txbxContent>
                      <w:p w14:paraId="285220C0" w14:textId="77777777" w:rsidR="006F24EE" w:rsidRDefault="006F24EE" w:rsidP="00087C03">
                        <w:pPr>
                          <w:pStyle w:val="NormalWeb"/>
                          <w:spacing w:before="0" w:beforeAutospacing="0" w:after="0" w:afterAutospacing="0"/>
                          <w:jc w:val="center"/>
                        </w:pPr>
                        <w:r>
                          <w:rPr>
                            <w:rFonts w:ascii="Calibri" w:hAnsi="Calibri"/>
                            <w:color w:val="000000"/>
                            <w:kern w:val="24"/>
                          </w:rPr>
                          <w:t>Bridge</w:t>
                        </w:r>
                      </w:p>
                    </w:txbxContent>
                  </v:textbox>
                </v:rect>
                <v:line id="Straight Connector 105" o:spid="_x0000_s1095" style="position:absolute;rotation:90;flip:x;visibility:visible;mso-wrap-style:square" from="65816,27422" to="70830,3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gTcEAAADcAAAADwAAAGRycy9kb3ducmV2LnhtbERPS4vCMBC+C/6HMII3TRTclWoUEUT3&#10;IPg8eBuasS02k9KktfvvNwsLe5uP7znLdWdL0VLtC8caJmMFgjh1puBMw+26G81B+IBssHRMGr7J&#10;w3rV7y0xMe7NZ2ovIRMxhH2CGvIQqkRKn+Zk0Y9dRRy5p6sthgjrTJoa3zHclnKq1Ie0WHBsyLGi&#10;bU7p69JYDbuHqlJq99dzcz990Ukdm8/nUevhoNssQATqwr/4z30wcb6awe8z8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wWBNwQAAANwAAAAPAAAAAAAAAAAAAAAA&#10;AKECAABkcnMvZG93bnJldi54bWxQSwUGAAAAAAQABAD5AAAAjwMAAAAA&#10;" strokecolor="windowText" strokeweight=".5pt">
                  <v:stroke startarrow="block" endarrow="block"/>
                  <v:shadow on="t" color="black" opacity="24903f" origin=",.5" offset="0,.55556mm"/>
                </v:line>
                <v:rect id="Rectangle 106" o:spid="_x0000_s1096" style="position:absolute;left:49453;top:10992;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pcMQA&#10;AADcAAAADwAAAGRycy9kb3ducmV2LnhtbESPQWvCQBCF7wX/wzJCL0U3eggSXUUEQdpSaloQb0N2&#10;TILZ2ZAdNf77bkHwNsN735s3i1XvGnWlLtSeDUzGCSjiwtuaSwO/P9vRDFQQZIuNZzJwpwCr5eBl&#10;gZn1N97TNZdSxRAOGRqoRNpM61BU5DCMfUsctZPvHEpcu1LbDm8x3DV6miSpdlhzvFBhS5uKinN+&#10;cbFG/enyj7fp9/GSSiOHr/e7O6Axr8N+PQcl1MvT/KB3NnJJCv/PxAn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g6XDEAAAA3AAAAA8AAAAAAAAAAAAAAAAAmAIAAGRycy9k&#10;b3ducmV2LnhtbFBLBQYAAAAABAAEAPUAAACJAwAAAAA=&#10;" fillcolor="#4f6228" stroked="f">
                  <v:fill color2="#ebf1de" rotate="t" angle="267" colors="0 #4f6228;47841f #ebf1de" focus="100%" type="gradient">
                    <o:fill v:ext="view" type="gradientUnscaled"/>
                  </v:fill>
                  <v:textbox>
                    <w:txbxContent>
                      <w:p w14:paraId="71BF2D9B" w14:textId="77777777" w:rsidR="006F24EE" w:rsidRDefault="006F24EE" w:rsidP="00087C03">
                        <w:pPr>
                          <w:pStyle w:val="NormalWeb"/>
                          <w:spacing w:before="0" w:beforeAutospacing="0" w:after="0" w:afterAutospacing="0"/>
                          <w:jc w:val="center"/>
                        </w:pPr>
                        <w:r>
                          <w:rPr>
                            <w:rFonts w:ascii="Calibri" w:hAnsi="Calibri"/>
                            <w:color w:val="000000"/>
                            <w:kern w:val="24"/>
                            <w:sz w:val="36"/>
                            <w:szCs w:val="36"/>
                          </w:rPr>
                          <w:t>Host B</w:t>
                        </w:r>
                      </w:p>
                    </w:txbxContent>
                  </v:textbox>
                </v:rect>
                <v:rect id="Rectangle 107" o:spid="_x0000_s1097" style="position:absolute;left:52018;top:11725;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TTcIA&#10;AADcAAAADwAAAGRycy9kb3ducmV2LnhtbERPTYvCMBC9L/gfwgje1lRBV6tRpCD2Iqx1D3scm7Et&#10;NpPSxFr/vREW9jaP9znrbW9q0VHrKssKJuMIBHFudcWFgp/z/nMBwnlkjbVlUvAkB9vN4GONsbYP&#10;PlGX+UKEEHYxKii9b2IpXV6SQTe2DXHgrrY16ANsC6lbfIRwU8tpFM2lwYpDQ4kNJSXlt+xuFKQ+&#10;6X6Py+xymOqiWZyT71M62yk1Gva7FQhPvf8X/7lTHeZHX/B+Jlw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RNNwgAAANwAAAAPAAAAAAAAAAAAAAAAAJgCAABkcnMvZG93&#10;bnJldi54bWxQSwUGAAAAAAQABAD1AAAAhwMAAAAA&#10;" fillcolor="window" stroked="f">
                  <v:fill color2="window" o:opacity2="0" rotate="t" angle="180" colors="0 window;9830f window" focus="100%" type="gradient">
                    <o:fill v:ext="view" type="gradientUnscaled"/>
                  </v:fill>
                </v:rect>
                <v:rect id="Rectangle 108" o:spid="_x0000_s1098" style="position:absolute;left:46472;top:17260;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DnDMcA&#10;AADcAAAADwAAAGRycy9kb3ducmV2LnhtbESPT2vCQBDF70K/wzKFXqRu2oNI6hpCobTVQ/3Tgt6G&#10;7JgEs7Mhu8b47TsHwdsM7817v5lng2tUT12oPRt4mSSgiAtvay4N/O4+nmegQkS22HgmA1cKkC0e&#10;RnNMrb/whvptLJWEcEjRQBVjm2odioocholviUU7+s5hlLUrte3wIuGu0a9JMtUOa5aGClt6r6g4&#10;bc/OwM+13y+n/XhVrPlzGP+dv3NuD8Y8PQ75G6hIQ7ybb9dfVvAToZVnZA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w5wzHAAAA3AAAAA8AAAAAAAAAAAAAAAAAmAIAAGRy&#10;cy9kb3ducmV2LnhtbFBLBQYAAAAABAAEAPUAAACMAwAAAAA=&#10;" fillcolor="window" stroked="f">
                  <v:fill color2="window" o:opacity2="0" rotate="t" angle="180" colors="0 window;9830f window" focus="100%" type="gradient">
                    <o:fill v:ext="view" type="gradientUnscaled"/>
                  </v:fill>
                </v:rect>
                <v:rect id="Rectangle 109" o:spid="_x0000_s1099" style="position:absolute;left:45837;top:11438;width:12477;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xeMMA&#10;AADcAAAADwAAAGRycy9kb3ducmV2LnhtbERP22rCQBB9L/gPywh9azb2IWiaTZDQ0suDoO0HjNnJ&#10;BbOzaXar0a93BaFvczjXyYrJ9OJIo+ssK1hEMQjiyuqOGwU/329PSxDOI2vsLZOCMzko8tlDhqm2&#10;J97ScecbEULYpaig9X5IpXRVSwZdZAfiwNV2NOgDHBupRzyFcNPL5zhOpMGOQ0OLA5UtVYfdn1FA&#10;X5+X37L2i+3r/t2eL81GHhJS6nE+rV9AeJr8v/ju/tBhfryC2zPh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NxeMMAAADcAAAADwAAAAAAAAAAAAAAAACYAgAAZHJzL2Rv&#10;d25yZXYueG1sUEsFBgAAAAAEAAQA9QAAAIgDAAAAAA==&#10;" fillcolor="window" stroked="f">
                  <v:fill color2="window" o:opacity2="0" rotate="t" angle="180" colors="0 window;9830f window" focus="100%" type="gradient">
                    <o:fill v:ext="view" type="gradientUnscaled"/>
                  </v:fill>
                </v:rect>
                <v:line id="Straight Connector 110" o:spid="_x0000_s1100" style="position:absolute;rotation:90;flip:x;visibility:visible;mso-wrap-style:square" from="60063,21669" to="64286,2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9VCMUAAADcAAAADwAAAGRycy9kb3ducmV2LnhtbESPT2vCQBDF74V+h2UKvdVde2gluooI&#10;Uj0I/j14G7JjEszOhuwmpt++cyh4m+G9ee83s8Xga9VTG6vAFsYjA4o4D67iwsL5tP6YgIoJ2WEd&#10;mCz8UoTF/PVlhpkLDz5Qf0yFkhCOGVooU2oyrWNeksc4Cg2xaLfQekyytoV2LT4k3Nf605gv7bFi&#10;aSixoVVJ+f3YeQvrq2ly6n9Oh+6y39Le7Lrv287a97dhOQWVaEhP8//1xgn+WPDlGZl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9VCMUAAADcAAAADwAAAAAAAAAA&#10;AAAAAAChAgAAZHJzL2Rvd25yZXYueG1sUEsFBgAAAAAEAAQA+QAAAJMDAAAAAA==&#10;" strokecolor="windowText" strokeweight=".5pt">
                  <v:stroke startarrow="block" endarrow="block"/>
                  <v:shadow on="t" color="black" opacity="24903f" origin=",.5" offset="0,.55556mm"/>
                </v:line>
                <v:line id="Straight Connector 111" o:spid="_x0000_s1101" style="position:absolute;rotation:90;visibility:visible;mso-wrap-style:square" from="68313,25565" to="79741,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qr/8MAAADcAAAADwAAAGRycy9kb3ducmV2LnhtbERPTWvCQBC9C/6HZYReRDepUCS6CUUQ&#10;Cr20RtTjsDsmsdnZkF1j+u+7hUJv83ifsy1G24qBet84VpAuExDE2pmGKwXHcr9Yg/AB2WDrmBR8&#10;k4cin062mBn34E8aDqESMYR9hgrqELpMSq9rsuiXriOO3NX1FkOEfSVNj48Yblv5nCQv0mLDsaHG&#10;jnY16a/D3So4m/fVx7w8XRqjbxdddjSsxrtST7PxdQMi0Bj+xX/uNxPnpyn8PhMvk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aq//DAAAA3AAAAA8AAAAAAAAAAAAA&#10;AAAAoQIAAGRycy9kb3ducmV2LnhtbFBLBQYAAAAABAAEAPkAAACRAwAAAAA=&#10;" strokecolor="windowText" strokeweight=".5pt">
                  <v:stroke startarrow="block" endarrow="block"/>
                  <v:shadow on="t" color="black" opacity="24903f" origin=",.5" offset="0,.55556mm"/>
                </v:line>
                <v:line id="Straight Connector 112" o:spid="_x0000_s1102" style="position:absolute;rotation:180;flip:y;visibility:visible;mso-wrap-style:square" from="57982,35451" to="69673,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daMEAAADcAAAADwAAAGRycy9kb3ducmV2LnhtbERPS4vCMBC+C/6HMII3TfUgu11jKYKi&#10;ntYXsrehmW3LNpPSpLb+eyMIe5uP7znLpDeVuFPjSssKZtMIBHFmdcm5gst5M/kA4TyyxsoyKXiQ&#10;g2Q1HCwx1rbjI91PPhchhF2MCgrv61hKlxVk0E1tTRy4X9sY9AE2udQNdiHcVHIeRQtpsOTQUGBN&#10;64Kyv1NrFHy39vDw+/W2/bz2P8fU8tl0N6XGoz79AuGp9//it3unw/zZHF7Ph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7R1owQAAANwAAAAPAAAAAAAAAAAAAAAA&#10;AKECAABkcnMvZG93bnJldi54bWxQSwUGAAAAAAQABAD5AAAAjwMAAAAA&#10;" strokecolor="windowText" strokeweight=".5pt">
                  <v:stroke startarrow="block" endarrow="block"/>
                  <v:shadow on="t" color="black" opacity="24903f" origin=",.5" offset="0,.55556mm"/>
                </v:line>
                <v:line id="Straight Connector 113" o:spid="_x0000_s1103" style="position:absolute;rotation:180;flip:y;visibility:visible;mso-wrap-style:square" from="76471,35451" to="8136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G488IAAADcAAAADwAAAGRycy9kb3ducmV2LnhtbERPS2vCQBC+F/wPywje6kaFUlNXkYCl&#10;7cmopfQ2ZMckmJ0N2c3r33eFgrf5+J6z2Q2mEh01rrSsYDGPQBBnVpecK7icD8+vIJxH1lhZJgUj&#10;OdhtJ08bjLXtOaXu5HMRQtjFqKDwvo6ldFlBBt3c1sSBu9rGoA+wyaVusA/hppLLKHqRBksODQXW&#10;lBSU3U6tUXBs7dfoP5P3dv09/KZ7y2fT/yg1mw77NxCeBv8Q/7s/dJi/WMH9mXC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G488IAAADcAAAADwAAAAAAAAAAAAAA&#10;AAChAgAAZHJzL2Rvd25yZXYueG1sUEsFBgAAAAAEAAQA+QAAAJADAAAAAA==&#10;" strokecolor="windowText" strokeweight=".5pt">
                  <v:stroke startarrow="block" endarrow="block"/>
                  <v:shadow on="t" color="black" opacity="24903f" origin=",.5" offset="0,.55556mm"/>
                </v:line>
                <v:line id="Straight Connector 114" o:spid="_x0000_s1104" style="position:absolute;rotation:90;flip:x y;visibility:visible;mso-wrap-style:square" from="71968,39793" to="76133,3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768MAAADcAAAADwAAAGRycy9kb3ducmV2LnhtbERP24rCMBB9F/Yfwiz4smjqFalGWRZE&#10;QRB0V/RxaMa22ExKE9v690ZY8G0O5zqLVWsKUVPlcssKBv0IBHFidc6pgr/fdW8GwnlkjYVlUvAg&#10;B6vlR2eBsbYNH6g++lSEEHYxKsi8L2MpXZKRQde3JXHgrrYy6AOsUqkrbEK4KeQwiqbSYM6hIcOS&#10;fjJKbse7UbDfXHbnYT1rT5PzdnMajdIve2+U6n6233MQnlr/Fv+7tzrMH4zh9Uy4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fu+vDAAAA3AAAAA8AAAAAAAAAAAAA&#10;AAAAoQIAAGRycy9kb3ducmV2LnhtbFBLBQYAAAAABAAEAPkAAACRAwAAAAA=&#10;" strokecolor="windowText" strokeweight=".5pt">
                  <v:stroke startarrow="block" endarrow="block"/>
                  <v:shadow on="t" color="black" opacity="24903f" origin=",.5" offset="0,.55556mm"/>
                </v:line>
                <v:shape id="Snip Single Corner Rectangle 115" o:spid="_x0000_s1105" style="position:absolute;left:16543;top:19254;width:20527;height:21738;rotation:-90;visibility:visible;mso-wrap-style:square;v-text-anchor:middle" coordsize="2052640,2173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S4sIA&#10;AADcAAAADwAAAGRycy9kb3ducmV2LnhtbERPTWvCQBC9C/0PyxR6042likRXkULEQ0GqtuY4ZMck&#10;uDsbsmtM/31XELzN433OYtVbIzpqfe1YwXiUgCAunK65VHA8ZMMZCB+QNRrHpOCPPKyWL4MFptrd&#10;+Ju6fShFDGGfooIqhCaV0hcVWfQj1xBH7uxaiyHCtpS6xVsMt0a+J8lUWqw5NlTY0GdFxWV/tQqy&#10;zTn/2Bzzn11n/Il+c/NlMqPU22u/noMI1Ien+OHe6jh/PIH7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4BLiwgAAANwAAAAPAAAAAAAAAAAAAAAAAJgCAABkcnMvZG93&#10;bnJldi54bWxQSwUGAAAAAAQABAD1AAAAhwMAAAAA&#10;" path="m,l1169512,r883128,883128l2052640,2173821,,2173821,,xe" filled="f" strokecolor="red" strokeweight="2pt">
                  <v:stroke dashstyle="3 1"/>
                  <v:path arrowok="t" o:connecttype="custom" o:connectlocs="0,0;1169512,0;2052640,883128;2052640,2173821;0,2173821;0,0" o:connectangles="0,0,0,0,0,0"/>
                </v:shape>
                <v:shape id="Snip Single Corner Rectangle 116" o:spid="_x0000_s1106" style="position:absolute;left:58587;top:19254;width:20527;height:21738;rotation:-90;visibility:visible;mso-wrap-style:square;v-text-anchor:middle" coordsize="2052640,2173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MlcIA&#10;AADcAAAADwAAAGRycy9kb3ducmV2LnhtbERPTYvCMBC9L/gfwgje1lQRWapRRKh4EGRdd+1xaMa2&#10;mExKE2v992ZhYW/zeJ+zXPfWiI5aXztWMBknIIgLp2suFZy/svcPED4gazSOScGTPKxXg7clpto9&#10;+JO6UyhFDGGfooIqhCaV0hcVWfRj1xBH7upaiyHCtpS6xUcMt0ZOk2QuLdYcGypsaFtRcTvdrYJs&#10;d81nu3P+feyMv9BPbg4mM0qNhv1mASJQH/7Ff+69jvMnc/h9Jl4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oyVwgAAANwAAAAPAAAAAAAAAAAAAAAAAJgCAABkcnMvZG93&#10;bnJldi54bWxQSwUGAAAAAAQABAD1AAAAhwMAAAAA&#10;" path="m,l1169512,r883128,883128l2052640,2173821,,2173821,,xe" filled="f" strokecolor="red" strokeweight="2pt">
                  <v:stroke dashstyle="3 1"/>
                  <v:path arrowok="t" o:connecttype="custom" o:connectlocs="0,0;1169512,0;2052640,883128;2052640,2173821;0,2173821;0,0" o:connectangles="0,0,0,0,0,0"/>
                </v:shape>
                <w10:anchorlock/>
              </v:group>
            </w:pict>
          </mc:Fallback>
        </mc:AlternateContent>
      </w:r>
    </w:p>
    <w:p w14:paraId="62905EDC" w14:textId="77777777" w:rsidR="00087C03" w:rsidRPr="004905AC" w:rsidRDefault="00087C03" w:rsidP="00087C03">
      <w:pPr>
        <w:pStyle w:val="Caption"/>
        <w:jc w:val="center"/>
        <w:rPr>
          <w:rFonts w:ascii="Palatino Linotype" w:hAnsi="Palatino Linotype"/>
          <w:b/>
        </w:rPr>
      </w:pPr>
      <w:bookmarkStart w:id="96" w:name="_Toc221293243"/>
      <w:bookmarkStart w:id="97" w:name="_Toc416343524"/>
      <w:bookmarkStart w:id="98" w:name="_Toc308595980"/>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11</w:t>
      </w:r>
      <w:r w:rsidRPr="004905AC">
        <w:rPr>
          <w:rFonts w:ascii="Palatino Linotype" w:hAnsi="Palatino Linotype"/>
          <w:b/>
          <w:noProof/>
        </w:rPr>
        <w:fldChar w:fldCharType="end"/>
      </w:r>
      <w:r w:rsidRPr="004905AC">
        <w:rPr>
          <w:rFonts w:ascii="Palatino Linotype" w:hAnsi="Palatino Linotype"/>
        </w:rPr>
        <w:t>: NoC Elements in stand-alone P&amp;R regions</w:t>
      </w:r>
      <w:bookmarkEnd w:id="96"/>
      <w:bookmarkEnd w:id="97"/>
      <w:bookmarkEnd w:id="98"/>
    </w:p>
    <w:p w14:paraId="579419A1" w14:textId="77777777" w:rsidR="00087C03" w:rsidRPr="004905AC" w:rsidRDefault="00087C03" w:rsidP="00087C03">
      <w:pPr>
        <w:pStyle w:val="Caption"/>
        <w:jc w:val="center"/>
        <w:rPr>
          <w:rFonts w:ascii="Palatino Linotype" w:hAnsi="Palatino Linotype"/>
        </w:rPr>
      </w:pPr>
      <w:bookmarkStart w:id="99" w:name="_Ref215325761"/>
    </w:p>
    <w:p w14:paraId="67A80B0E" w14:textId="77777777" w:rsidR="00087C03" w:rsidRPr="004905AC" w:rsidRDefault="00087C03" w:rsidP="00087C03">
      <w:pPr>
        <w:pStyle w:val="Heading2"/>
      </w:pPr>
      <w:bookmarkStart w:id="100" w:name="_Toc221293225"/>
      <w:bookmarkStart w:id="101" w:name="_Toc416343502"/>
      <w:bookmarkStart w:id="102" w:name="_Toc308595958"/>
      <w:r w:rsidRPr="004905AC">
        <w:t>P&amp;R merging NoC Elements with Host</w:t>
      </w:r>
      <w:bookmarkEnd w:id="100"/>
      <w:bookmarkEnd w:id="101"/>
      <w:bookmarkEnd w:id="102"/>
    </w:p>
    <w:p w14:paraId="34BD028F"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When multiple hosts are soft macros, it may be advantageous to simply merge the associated NoC elements with the host into a single P&amp;R region, as shown on the left “P&amp;R Block 1” in </w:t>
      </w:r>
      <w:r w:rsidRPr="004905AC">
        <w:rPr>
          <w:rFonts w:ascii="Palatino Linotype" w:hAnsi="Palatino Linotype"/>
        </w:rPr>
        <w:fldChar w:fldCharType="begin"/>
      </w:r>
      <w:r w:rsidRPr="004905AC">
        <w:rPr>
          <w:rFonts w:ascii="Palatino Linotype" w:hAnsi="Palatino Linotype"/>
        </w:rPr>
        <w:instrText xml:space="preserve"> REF _Ref349290317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12</w:t>
      </w:r>
      <w:r w:rsidRPr="004905AC">
        <w:rPr>
          <w:rFonts w:ascii="Palatino Linotype" w:hAnsi="Palatino Linotype"/>
        </w:rPr>
        <w:fldChar w:fldCharType="end"/>
      </w:r>
      <w:r w:rsidRPr="004905AC">
        <w:rPr>
          <w:rFonts w:ascii="Palatino Linotype" w:hAnsi="Palatino Linotype"/>
        </w:rPr>
        <w:t>. This may reduce the number of top-level regions and/or macros and the number of top-level signals.</w:t>
      </w:r>
    </w:p>
    <w:p w14:paraId="5218060F"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4AD7AEB4" wp14:editId="4F56106C">
                <wp:extent cx="5486400" cy="2378075"/>
                <wp:effectExtent l="38100" t="38100" r="19050" b="79375"/>
                <wp:docPr id="21" name="Group 21"/>
                <wp:cNvGraphicFramePr/>
                <a:graphic xmlns:a="http://schemas.openxmlformats.org/drawingml/2006/main">
                  <a:graphicData uri="http://schemas.microsoft.com/office/word/2010/wordprocessingGroup">
                    <wpg:wgp>
                      <wpg:cNvGrpSpPr/>
                      <wpg:grpSpPr>
                        <a:xfrm>
                          <a:off x="0" y="0"/>
                          <a:ext cx="5486400" cy="2378075"/>
                          <a:chOff x="693403" y="1747760"/>
                          <a:chExt cx="7757194" cy="3362479"/>
                        </a:xfrm>
                      </wpg:grpSpPr>
                      <wps:wsp>
                        <wps:cNvPr id="118" name="Can 118"/>
                        <wps:cNvSpPr/>
                        <wps:spPr>
                          <a:xfrm rot="16200000">
                            <a:off x="5120662" y="3539926"/>
                            <a:ext cx="117221" cy="1866180"/>
                          </a:xfrm>
                          <a:prstGeom prst="can">
                            <a:avLst>
                              <a:gd name="adj" fmla="val 55452"/>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tlCol="0" anchor="ctr"/>
                      </wps:wsp>
                      <wps:wsp>
                        <wps:cNvPr id="119" name="Snip and Round Single Corner Rectangle 119"/>
                        <wps:cNvSpPr/>
                        <wps:spPr>
                          <a:xfrm flipH="1">
                            <a:off x="2053700" y="308835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0" name="Snip and Round Single Corner Rectangle 120"/>
                        <wps:cNvSpPr/>
                        <wps:spPr>
                          <a:xfrm flipH="1">
                            <a:off x="3077064" y="404984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E457491"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995AFD2"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E8700A0"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X,Y</w:t>
                              </w:r>
                            </w:p>
                          </w:txbxContent>
                        </wps:txbx>
                        <wps:bodyPr rtlCol="0" anchor="ctr"/>
                      </wps:wsp>
                      <wps:wsp>
                        <wps:cNvPr id="121" name="Rectangle 121"/>
                        <wps:cNvSpPr/>
                        <wps:spPr>
                          <a:xfrm rot="18900000">
                            <a:off x="2370031" y="347296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7C2FE532"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rPr>
                                <w:t>Bridge</w:t>
                              </w:r>
                            </w:p>
                          </w:txbxContent>
                        </wps:txbx>
                        <wps:bodyPr lIns="0" tIns="0" rIns="0" bIns="0" rtlCol="0" anchor="ctr"/>
                      </wps:wsp>
                      <wps:wsp>
                        <wps:cNvPr id="122" name="Straight Connector 122"/>
                        <wps:cNvCnPr>
                          <a:stCxn id="121" idx="2"/>
                        </wps:cNvCnPr>
                        <wps:spPr>
                          <a:xfrm rot="16200000" flipH="1">
                            <a:off x="2691372" y="3664140"/>
                            <a:ext cx="492910" cy="4929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3" name="Rectangle 123"/>
                        <wps:cNvSpPr/>
                        <wps:spPr>
                          <a:xfrm rot="2700000">
                            <a:off x="1055096" y="202103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54789EA8"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36"/>
                                  <w:szCs w:val="36"/>
                                </w:rPr>
                                <w:t>Host A</w:t>
                              </w:r>
                            </w:p>
                          </w:txbxContent>
                        </wps:txbx>
                        <wps:bodyPr rtlCol="0" anchor="ctr"/>
                      </wps:wsp>
                      <wps:wsp>
                        <wps:cNvPr id="124" name="Rectangle 124"/>
                        <wps:cNvSpPr/>
                        <wps:spPr>
                          <a:xfrm rot="2700000">
                            <a:off x="1311511" y="209445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5" name="Rectangle 125"/>
                        <wps:cNvSpPr/>
                        <wps:spPr>
                          <a:xfrm rot="2700000" flipV="1">
                            <a:off x="756967" y="264798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6" name="Rectangle 126"/>
                        <wps:cNvSpPr/>
                        <wps:spPr>
                          <a:xfrm rot="18900000">
                            <a:off x="693403" y="206579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27" name="Straight Connector 127"/>
                        <wps:cNvCnPr>
                          <a:endCxn id="121" idx="0"/>
                        </wps:cNvCnPr>
                        <wps:spPr>
                          <a:xfrm rot="16200000" flipH="1">
                            <a:off x="2116037" y="308883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8" name="Straight Connector 128"/>
                        <wps:cNvCnPr/>
                        <wps:spPr>
                          <a:xfrm rot="5400000">
                            <a:off x="2941060" y="347845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29" name="Straight Connector 129"/>
                        <wps:cNvCnPr/>
                        <wps:spPr>
                          <a:xfrm rot="10800000" flipV="1">
                            <a:off x="1907946" y="446707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1" name="Straight Connector 131"/>
                        <wps:cNvCnPr/>
                        <wps:spPr>
                          <a:xfrm rot="10800000" flipV="1">
                            <a:off x="3756800" y="446707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2" name="Straight Connector 132"/>
                        <wps:cNvCnPr/>
                        <wps:spPr>
                          <a:xfrm rot="5400000" flipH="1" flipV="1">
                            <a:off x="3306609" y="490122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3" name="Snip and Round Single Corner Rectangle 133"/>
                        <wps:cNvSpPr/>
                        <wps:spPr>
                          <a:xfrm flipH="1">
                            <a:off x="6258115" y="3088350"/>
                            <a:ext cx="1855500" cy="1757855"/>
                          </a:xfrm>
                          <a:prstGeom prst="snipRoundRect">
                            <a:avLst>
                              <a:gd name="adj1" fmla="val 0"/>
                              <a:gd name="adj2" fmla="val 37934"/>
                            </a:avLst>
                          </a:prstGeom>
                          <a:solidFill>
                            <a:sysClr val="window" lastClr="FFFFFF">
                              <a:lumMod val="7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34" name="Snip and Round Single Corner Rectangle 134"/>
                        <wps:cNvSpPr/>
                        <wps:spPr>
                          <a:xfrm flipH="1">
                            <a:off x="7281479" y="4049840"/>
                            <a:ext cx="679736" cy="643965"/>
                          </a:xfrm>
                          <a:prstGeom prst="snipRoundRect">
                            <a:avLst>
                              <a:gd name="adj1" fmla="val 0"/>
                              <a:gd name="adj2" fmla="val 37934"/>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326B77A9"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FDA660F"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88A3B38"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X,Y</w:t>
                              </w:r>
                            </w:p>
                          </w:txbxContent>
                        </wps:txbx>
                        <wps:bodyPr rtlCol="0" anchor="ctr"/>
                      </wps:wsp>
                      <wps:wsp>
                        <wps:cNvPr id="135" name="Rectangle 135"/>
                        <wps:cNvSpPr/>
                        <wps:spPr>
                          <a:xfrm rot="18900000">
                            <a:off x="6574446" y="3472965"/>
                            <a:ext cx="484269" cy="223992"/>
                          </a:xfrm>
                          <a:prstGeom prst="rect">
                            <a:avLst/>
                          </a:prstGeom>
                          <a:solidFill>
                            <a:sysClr val="window" lastClr="FFFFFF">
                              <a:lumMod val="9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4A0EB127"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rPr>
                                <w:t>Bridge</w:t>
                              </w:r>
                            </w:p>
                          </w:txbxContent>
                        </wps:txbx>
                        <wps:bodyPr lIns="0" tIns="0" rIns="0" bIns="0" rtlCol="0" anchor="ctr"/>
                      </wps:wsp>
                      <wps:wsp>
                        <wps:cNvPr id="136" name="Straight Connector 136"/>
                        <wps:cNvCnPr/>
                        <wps:spPr>
                          <a:xfrm>
                            <a:off x="6834259" y="3664153"/>
                            <a:ext cx="574508" cy="51298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37" name="Rectangle 137"/>
                        <wps:cNvSpPr/>
                        <wps:spPr>
                          <a:xfrm rot="2700000">
                            <a:off x="5259511" y="2021035"/>
                            <a:ext cx="1247679" cy="1247679"/>
                          </a:xfrm>
                          <a:prstGeom prst="rect">
                            <a:avLst/>
                          </a:prstGeom>
                          <a:gradFill flip="none" rotWithShape="1">
                            <a:gsLst>
                              <a:gs pos="0">
                                <a:srgbClr val="9BBB59">
                                  <a:lumMod val="50000"/>
                                </a:srgbClr>
                              </a:gs>
                              <a:gs pos="73000">
                                <a:srgbClr val="9BBB59">
                                  <a:lumMod val="20000"/>
                                  <a:lumOff val="80000"/>
                                </a:srgbClr>
                              </a:gs>
                            </a:gsLst>
                            <a:lin ang="1098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txbx>
                          <w:txbxContent>
                            <w:p w14:paraId="30AF0EE5"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36"/>
                                  <w:szCs w:val="36"/>
                                </w:rPr>
                                <w:t>Host B</w:t>
                              </w:r>
                            </w:p>
                          </w:txbxContent>
                        </wps:txbx>
                        <wps:bodyPr rtlCol="0" anchor="ctr"/>
                      </wps:wsp>
                      <wps:wsp>
                        <wps:cNvPr id="138" name="Rectangle 138"/>
                        <wps:cNvSpPr/>
                        <wps:spPr>
                          <a:xfrm rot="2700000">
                            <a:off x="5515926" y="2094455"/>
                            <a:ext cx="1295231"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39" name="Rectangle 139"/>
                        <wps:cNvSpPr/>
                        <wps:spPr>
                          <a:xfrm rot="2700000" flipV="1">
                            <a:off x="4961382" y="2647985"/>
                            <a:ext cx="1293157" cy="608874"/>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40" name="Rectangle 140"/>
                        <wps:cNvSpPr/>
                        <wps:spPr>
                          <a:xfrm rot="18900000">
                            <a:off x="4897818" y="2065797"/>
                            <a:ext cx="1247679" cy="601842"/>
                          </a:xfrm>
                          <a:prstGeom prst="rect">
                            <a:avLst/>
                          </a:prstGeom>
                          <a:gradFill flip="none" rotWithShape="1">
                            <a:gsLst>
                              <a:gs pos="78000">
                                <a:sysClr val="window" lastClr="FFFFFF"/>
                              </a:gs>
                              <a:gs pos="15000">
                                <a:sysClr val="window" lastClr="FFFFFF">
                                  <a:alpha val="0"/>
                                </a:sysClr>
                              </a:gs>
                            </a:gsLst>
                            <a:lin ang="16200000" scaled="0"/>
                            <a:tileRect/>
                          </a:gradFill>
                          <a:ln w="9525" cap="flat" cmpd="sng" algn="ctr">
                            <a:no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41" name="Straight Connector 141"/>
                        <wps:cNvCnPr>
                          <a:endCxn id="135" idx="0"/>
                        </wps:cNvCnPr>
                        <wps:spPr>
                          <a:xfrm rot="16200000" flipH="1">
                            <a:off x="6320452" y="3088832"/>
                            <a:ext cx="422334" cy="411537"/>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2" name="Straight Connector 142"/>
                        <wps:cNvCnPr/>
                        <wps:spPr>
                          <a:xfrm rot="5400000">
                            <a:off x="7145475" y="3478458"/>
                            <a:ext cx="1142768"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3" name="Straight Connector 143"/>
                        <wps:cNvCnPr/>
                        <wps:spPr>
                          <a:xfrm rot="10800000" flipV="1">
                            <a:off x="6112361" y="4467073"/>
                            <a:ext cx="1169118" cy="2"/>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4" name="Straight Connector 144"/>
                        <wps:cNvCnPr/>
                        <wps:spPr>
                          <a:xfrm rot="10800000" flipV="1">
                            <a:off x="7961215" y="4467070"/>
                            <a:ext cx="489382" cy="5"/>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5" name="Straight Connector 145"/>
                        <wps:cNvCnPr/>
                        <wps:spPr>
                          <a:xfrm rot="5400000" flipH="1" flipV="1">
                            <a:off x="7511024" y="4901228"/>
                            <a:ext cx="416434" cy="1588"/>
                          </a:xfrm>
                          <a:prstGeom prst="line">
                            <a:avLst/>
                          </a:prstGeom>
                          <a:noFill/>
                          <a:ln w="6350" cap="flat" cmpd="sng" algn="ctr">
                            <a:solidFill>
                              <a:sysClr val="windowText" lastClr="000000"/>
                            </a:solidFill>
                            <a:prstDash val="solid"/>
                            <a:headEnd type="triangle"/>
                            <a:tailEnd type="triangle"/>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46" name="Snip Single Corner Rectangle 146"/>
                        <wps:cNvSpPr/>
                        <wps:spPr>
                          <a:xfrm rot="5400000">
                            <a:off x="878461" y="1932338"/>
                            <a:ext cx="3197734" cy="3158068"/>
                          </a:xfrm>
                          <a:prstGeom prst="snip1Rect">
                            <a:avLst>
                              <a:gd name="adj" fmla="val 0"/>
                            </a:avLst>
                          </a:prstGeom>
                          <a:noFill/>
                          <a:ln w="25400" cap="flat" cmpd="sng" algn="ctr">
                            <a:solidFill>
                              <a:srgbClr val="FF0000"/>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s:wsp>
                        <wps:cNvPr id="147" name="TextBox 79"/>
                        <wps:cNvSpPr txBox="1"/>
                        <wps:spPr>
                          <a:xfrm>
                            <a:off x="898295" y="3624892"/>
                            <a:ext cx="1292866" cy="1001112"/>
                          </a:xfrm>
                          <a:prstGeom prst="rect">
                            <a:avLst/>
                          </a:prstGeom>
                          <a:noFill/>
                        </wps:spPr>
                        <wps:txbx>
                          <w:txbxContent>
                            <w:p w14:paraId="46DB25FB" w14:textId="77777777" w:rsidR="006F24EE" w:rsidRDefault="006F24EE" w:rsidP="00087C03">
                              <w:pPr>
                                <w:pStyle w:val="NormalWeb"/>
                                <w:spacing w:before="0" w:beforeAutospacing="0" w:after="0" w:afterAutospacing="0"/>
                              </w:pPr>
                              <w:r>
                                <w:rPr>
                                  <w:rFonts w:asciiTheme="minorHAnsi" w:hAnsi="Calibri" w:cstheme="minorBidi"/>
                                  <w:color w:val="000000" w:themeColor="text1"/>
                                  <w:kern w:val="24"/>
                                  <w:sz w:val="36"/>
                                  <w:szCs w:val="36"/>
                                </w:rPr>
                                <w:t>P&amp;R</w:t>
                              </w:r>
                            </w:p>
                            <w:p w14:paraId="604CF043" w14:textId="77777777" w:rsidR="006F24EE" w:rsidRDefault="006F24EE" w:rsidP="00087C03">
                              <w:pPr>
                                <w:pStyle w:val="NormalWeb"/>
                                <w:spacing w:before="0" w:beforeAutospacing="0" w:after="0" w:afterAutospacing="0"/>
                              </w:pPr>
                              <w:r>
                                <w:rPr>
                                  <w:rFonts w:asciiTheme="minorHAnsi" w:hAnsi="Calibri" w:cstheme="minorBidi"/>
                                  <w:color w:val="000000" w:themeColor="text1"/>
                                  <w:kern w:val="24"/>
                                  <w:sz w:val="36"/>
                                  <w:szCs w:val="36"/>
                                </w:rPr>
                                <w:t>Block 1</w:t>
                              </w:r>
                            </w:p>
                          </w:txbxContent>
                        </wps:txbx>
                        <wps:bodyPr wrap="none" rtlCol="0">
                          <a:spAutoFit/>
                        </wps:bodyPr>
                      </wps:wsp>
                    </wpg:wgp>
                  </a:graphicData>
                </a:graphic>
              </wp:inline>
            </w:drawing>
          </mc:Choice>
          <mc:Fallback>
            <w:pict>
              <v:group w14:anchorId="4AD7AEB4" id="Group 21" o:spid="_x0000_s1107" style="width:6in;height:187.25pt;mso-position-horizontal-relative:char;mso-position-vertical-relative:line" coordorigin="6934,17477" coordsize="77571,3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">
                <v:shape id="Can 118" o:spid="_x0000_s1108" type="#_x0000_t22" style="position:absolute;left:51206;top:35399;width:1172;height:18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SxMAA&#10;AADcAAAADwAAAGRycy9kb3ducmV2LnhtbESPQYvCQAyF7wv+hyGCt3WqoCzVUYogeLWWPYdObIud&#10;TOmMtfrrzUHwlkfe9/Ky3Y+uVQP1ofFsYDFPQBGX3jZcGSgux98/UCEiW2w9k4EnBdjvJj9bTK1/&#10;8JmGPFZKQjikaKCOsUu1DmVNDsPcd8Syu/reYRTZV9r2+JBw1+plkqy1w4blQo0dHWoqb/ndSY3C&#10;YrYeXsXqljfZKXu5wzn5N2Y2HbMNqEhj/Jo/9MkKt5C28oxMoH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YSxMAAAADcAAAADwAAAAAAAAAAAAAAAACYAgAAZHJzL2Rvd25y&#10;ZXYueG1sUEsFBgAAAAAEAAQA9QAAAIUDAAAAAA==&#10;" adj="752" fillcolor="#3f80cd" strokecolor="#4a7ebb">
                  <v:fill color2="#9bc1ff" rotate="t" angle="180" focus="100%" type="gradient">
                    <o:fill v:ext="view" type="gradientUnscaled"/>
                  </v:fill>
                  <v:shadow on="t" color="black" opacity="22937f" origin=",.5" offset="0,.63889mm"/>
                </v:shape>
                <v:shape id="Snip and Round Single Corner Rectangle 119" o:spid="_x0000_s1109" style="position:absolute;left:20537;top:30883;width:18555;height:17579;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HfMAA&#10;AADcAAAADwAAAGRycy9kb3ducmV2LnhtbERPS2rDMBDdF3IHMYVuSiK7C9O4UUIJtHQVsJMDDNbE&#10;MrVGwpI/uX1UCHQ3j/ed3WGxvZhoCJ1jBfkmA0HcON1xq+By/lq/gwgRWWPvmBTcKMBhv3raYand&#10;zBVNdWxFCuFQogIToy+lDI0hi2HjPHHirm6wGBMcWqkHnFO47eVblhXSYsepwaCno6Hmtx6tggJd&#10;7s0oZ3M619fvIlaze62UenlePj9ARFriv/jh/tFpfr6Fv2fSB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mHfMAAAADcAAAADwAAAAAAAAAAAAAAAACYAgAAZHJzL2Rvd25y&#10;ZXYueG1sUEsFBgAAAAAEAAQA9QAAAIUDAAAAAA==&#10;" path="m,l1188675,r666825,666825l1855500,1757855,,1757855,,,,xe" fillcolor="#bfbfbf" strokecolor="windowText">
                  <v:path arrowok="t" o:connecttype="custom" o:connectlocs="0,0;1188675,0;1855500,666825;1855500,1757855;0,1757855;0,0;0,0" o:connectangles="0,0,0,0,0,0,0"/>
                </v:shape>
                <v:shape id="Snip and Round Single Corner Rectangle 120" o:spid="_x0000_s1110" style="position:absolute;left:30770;top:40498;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cQA&#10;AADcAAAADwAAAGRycy9kb3ducmV2LnhtbESPQUvDQBCF74L/YRnBm51YobSx2yKCEEEPbQN6HLJj&#10;EpqdDdk1if/eORR6m+G9ee+b7X72nRl5iG0QC4+LDAxLFVwrtYXy9PawBhMTiaMuCFv44wj73e3N&#10;lnIXJjnweEy10RCJOVloUupzxFg17CkuQs+i2k8YPCVdhxrdQJOG+w6XWbZCT61oQ0M9vzZcnY+/&#10;3kJBqxFRyqL6yJ7wa5LN+/n709r7u/nlGUziOV3Nl+vCKf5S8fUZnQ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P/nEAAAA3AAAAA8AAAAAAAAAAAAAAAAAmAIAAGRycy9k&#10;b3ducmV2LnhtbFBLBQYAAAAABAAEAPUAAACJ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4E457491"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995AFD2"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E8700A0"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X,Y</w:t>
                        </w:r>
                      </w:p>
                    </w:txbxContent>
                  </v:textbox>
                </v:shape>
                <v:rect id="Rectangle 121" o:spid="_x0000_s1111" style="position:absolute;left:23700;top:34729;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Y1osIA&#10;AADcAAAADwAAAGRycy9kb3ducmV2LnhtbERPS2vCQBC+C/6HZYTedKOtoaSuooK2N/HRnofsmESz&#10;szG7xvTfu4LgbT6+50xmrSlFQ7UrLCsYDiIQxKnVBWcKDvtV/xOE88gaS8uk4J8czKbdzgQTbW+8&#10;pWbnMxFC2CWoIPe+SqR0aU4G3cBWxIE72tqgD7DOpK7xFsJNKUdRFEuDBYeGHCta5pSed1ej4OT3&#10;f7/j8WbxfnFr8918xE2ZxUq99dr5FwhPrX+Jn+4fHeaPhvB4Jlwgp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jWiwgAAANwAAAAPAAAAAAAAAAAAAAAAAJgCAABkcnMvZG93&#10;bnJldi54bWxQSwUGAAAAAAQABAD1AAAAhwMAAAAA&#10;" fillcolor="#f2f2f2" strokecolor="windowText">
                  <v:textbox inset="0,0,0,0">
                    <w:txbxContent>
                      <w:p w14:paraId="7C2FE532"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rPr>
                          <w:t>Bridge</w:t>
                        </w:r>
                      </w:p>
                    </w:txbxContent>
                  </v:textbox>
                </v:rect>
                <v:line id="Straight Connector 122" o:spid="_x0000_s1112" style="position:absolute;rotation:90;flip:x;visibility:visible;mso-wrap-style:square" from="26913,36641" to="31842,41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2kWcEAAADcAAAADwAAAGRycy9kb3ducmV2LnhtbERPS4vCMBC+L/gfwgje1sQeVLpGWQRR&#10;D4LPw96GZmzLNpPSpLX+e7Ow4G0+vucsVr2tREeNLx1rmIwVCOLMmZJzDdfL5nMOwgdkg5Vj0vAk&#10;D6vl4GOBqXEPPlF3DrmIIexT1FCEUKdS+qwgi37sauLI3V1jMUTY5NI0+IjhtpKJUlNpseTYUGBN&#10;64Ky33NrNWx+VJ1Rt72c2ttxT0d1aGf3g9ajYf/9BSJQH97if/fOxPlJA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naRZwQAAANwAAAAPAAAAAAAAAAAAAAAA&#10;AKECAABkcnMvZG93bnJldi54bWxQSwUGAAAAAAQABAD5AAAAjwMAAAAA&#10;" strokecolor="windowText" strokeweight=".5pt">
                  <v:stroke startarrow="block" endarrow="block"/>
                  <v:shadow on="t" color="black" opacity="24903f" origin=",.5" offset="0,.55556mm"/>
                </v:line>
                <v:rect id="Rectangle 123" o:spid="_x0000_s1113" style="position:absolute;left:10550;top:20210;width:12477;height:12477;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WiMUA&#10;AADcAAAADwAAAGRycy9kb3ducmV2LnhtbESPQWvCQBCF7wX/wzIFL1I3TUEkukoRCqJFNBbE25Cd&#10;JqHZ2ZAdNf57t1DobYb3vjdv5sveNepKXag9G3gdJ6CIC29rLg18HT9epqCCIFtsPJOBOwVYLgZP&#10;c8ysv/GBrrmUKoZwyNBAJdJmWoeiIodh7FviqH37zqHEtSu17fAWw12j0ySZaIc1xwsVtrSqqPjJ&#10;Ly7WqD9dvh2l+/NlIo2cdpu7O6Exw+f+fQZKqJd/8x+9tpFL3+D3mTiBXj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haIxQAAANwAAAAPAAAAAAAAAAAAAAAAAJgCAABkcnMv&#10;ZG93bnJldi54bWxQSwUGAAAAAAQABAD1AAAAigMAAAAA&#10;" fillcolor="#4f6228" stroked="f">
                  <v:fill color2="#ebf1de" rotate="t" angle="267" colors="0 #4f6228;47841f #ebf1de" focus="100%" type="gradient">
                    <o:fill v:ext="view" type="gradientUnscaled"/>
                  </v:fill>
                  <v:textbox>
                    <w:txbxContent>
                      <w:p w14:paraId="54789EA8"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36"/>
                            <w:szCs w:val="36"/>
                          </w:rPr>
                          <w:t>Host A</w:t>
                        </w:r>
                      </w:p>
                    </w:txbxContent>
                  </v:textbox>
                </v:rect>
                <v:rect id="Rectangle 124" o:spid="_x0000_s1114" style="position:absolute;left:13115;top:20944;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RWsIA&#10;AADcAAAADwAAAGRycy9kb3ducmV2LnhtbERPTWvCQBC9F/wPywi91Y1Bi0ZXkYCYS0FjDz2O2TEJ&#10;ZmdDdo3pv+8KQm/zeJ+z3g6mET11rrasYDqJQBAXVtdcKvg+7z8WIJxH1thYJgW/5GC7Gb2tMdH2&#10;wSfqc1+KEMIuQQWV920ipSsqMugmtiUO3NV2Bn2AXSl1h48QbhoZR9GnNFhzaKiwpbSi4pbfjYLM&#10;p/3P1zK/HGJdtotzejxl851S7+NhtwLhafD/4pc702F+PIPnM+EC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FawgAAANwAAAAPAAAAAAAAAAAAAAAAAJgCAABkcnMvZG93&#10;bnJldi54bWxQSwUGAAAAAAQABAD1AAAAhwMAAAAA&#10;" fillcolor="window" stroked="f">
                  <v:fill color2="window" o:opacity2="0" rotate="t" angle="180" colors="0 window;9830f window" focus="100%" type="gradient">
                    <o:fill v:ext="view" type="gradientUnscaled"/>
                  </v:fill>
                </v:rect>
                <v:rect id="Rectangle 125" o:spid="_x0000_s1115" style="position:absolute;left:7569;top:26479;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8sUA&#10;AADcAAAADwAAAGRycy9kb3ducmV2LnhtbERPTWvCQBC9C/0PyxR6kbqpoJSYTQiF0qqHqq2gtyE7&#10;TUKzsyG7xvjvXaHgbR7vc5JsMI3oqXO1ZQUvkwgEcWF1zaWCn+/351cQziNrbCyTggs5yNKHUYKx&#10;tmfeUr/zpQgh7GJUUHnfxlK6oiKDbmJb4sD92s6gD7Arpe7wHMJNI6dRNJcGaw4NFbb0VlHxtzsZ&#10;BV+X/rCa9+N1seGPYbw/LXNuj0o9PQ75AoSnwd/F/+5PHeZPZ3B7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BTyxQAAANwAAAAPAAAAAAAAAAAAAAAAAJgCAABkcnMv&#10;ZG93bnJldi54bWxQSwUGAAAAAAQABAD1AAAAigMAAAAA&#10;" fillcolor="window" stroked="f">
                  <v:fill color2="window" o:opacity2="0" rotate="t" angle="180" colors="0 window;9830f window" focus="100%" type="gradient">
                    <o:fill v:ext="view" type="gradientUnscaled"/>
                  </v:fill>
                </v:rect>
                <v:rect id="Rectangle 126" o:spid="_x0000_s1116" style="position:absolute;left:6934;top:20657;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5asMA&#10;AADcAAAADwAAAGRycy9kb3ducmV2LnhtbERPzWqDQBC+B/IOywRyS1Y9SLGuUkJD2xwKSfsAU3ei&#10;EnfWuNtEffpuodDbfHy/k5ej6cSNBtdaVhBvIxDEldUt1wo+P/abBxDOI2vsLJOCiRyUxXKRY6bt&#10;nY90O/lahBB2GSpovO8zKV3VkEG3tT1x4M52MOgDHGqpB7yHcNPJJIpSabDl0NBgT7uGqsvp2yig&#10;w9t83Z19fHz+erHTXL/LS0pKrVfj0yMIT6P/F/+5X3WYn6Tw+0y4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m5asMAAADcAAAADwAAAAAAAAAAAAAAAACYAgAAZHJzL2Rv&#10;d25yZXYueG1sUEsFBgAAAAAEAAQA9QAAAIgDAAAAAA==&#10;" fillcolor="window" stroked="f">
                  <v:fill color2="window" o:opacity2="0" rotate="t" angle="180" colors="0 window;9830f window" focus="100%" type="gradient">
                    <o:fill v:ext="view" type="gradientUnscaled"/>
                  </v:fill>
                </v:rect>
                <v:line id="Straight Connector 127" o:spid="_x0000_s1117" style="position:absolute;rotation:90;flip:x;visibility:visible;mso-wrap-style:square" from="21160,30888" to="25383,3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oHwcIAAADcAAAADwAAAGRycy9kb3ducmV2LnhtbERPTYvCMBC9C/sfwizsTZP1sEo1igiy&#10;ehDUuoe9Dc3YFptJadJa/70RBG/zeJ8zX/a2Eh01vnSs4XukQBBnzpScazinm+EUhA/IBivHpOFO&#10;HpaLj8EcE+NufKTuFHIRQ9gnqKEIoU6k9FlBFv3I1cSRu7jGYoiwyaVp8BbDbSXHSv1IiyXHhgJr&#10;WheUXU+t1bD5V3VG3W96bP8OOzqofTu57LX++uxXMxCB+vAWv9xbE+ePJ/B8Jl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oHwcIAAADcAAAADwAAAAAAAAAAAAAA&#10;AAChAgAAZHJzL2Rvd25yZXYueG1sUEsFBgAAAAAEAAQA+QAAAJADAAAAAA==&#10;" strokecolor="windowText" strokeweight=".5pt">
                  <v:stroke startarrow="block" endarrow="block"/>
                  <v:shadow on="t" color="black" opacity="24903f" origin=",.5" offset="0,.55556mm"/>
                </v:line>
                <v:line id="Straight Connector 128" o:spid="_x0000_s1118" style="position:absolute;rotation:90;visibility:visible;mso-wrap-style:square" from="29410,34784" to="40838,3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I38UAAADcAAAADwAAAGRycy9kb3ducmV2LnhtbESPQWvCQBCF70L/wzJCL6KbKpQSXUUK&#10;hUIv1Uj1OOyOSTQ7G7JrTP995yD0NsN78943q83gG9VTF+vABl5mGShiG1zNpYFD8TF9AxUTssMm&#10;MBn4pQib9dNohbkLd95Rv0+lkhCOORqoUmpzraOtyGOchZZYtHPoPCZZu1K7Du8S7hs9z7JX7bFm&#10;aaiwpfeK7HV/8waO7mvxPSl+TrWzl5MtWuoXw82Y5/GwXYJKNKR/8+P60wn+XG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zI38UAAADcAAAADwAAAAAAAAAA&#10;AAAAAAChAgAAZHJzL2Rvd25yZXYueG1sUEsFBgAAAAAEAAQA+QAAAJMDAAAAAA==&#10;" strokecolor="windowText" strokeweight=".5pt">
                  <v:stroke startarrow="block" endarrow="block"/>
                  <v:shadow on="t" color="black" opacity="24903f" origin=",.5" offset="0,.55556mm"/>
                </v:line>
                <v:line id="Straight Connector 129" o:spid="_x0000_s1119" style="position:absolute;rotation:180;flip:y;visibility:visible;mso-wrap-style:square" from="19079,44670" to="30770,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FpMIAAADcAAAADwAAAGRycy9kb3ducmV2LnhtbERPS2vCQBC+C/6HZYTedKMHaVLXEARL&#10;7alRS+ltyE6T0OxsyG5e/75bKPQ2H99zDulkGjFQ52rLCrabCARxYXXNpYL77bx+BOE8ssbGMimY&#10;yUF6XC4OmGg7ck7D1ZcihLBLUEHlfZtI6YqKDLqNbYkD92U7gz7ArpS6wzGEm0buomgvDdYcGips&#10;6VRR8X3tjYK33r7O/nJ67uP36TPPLN/M+KHUw2rKnkB4mvy/+M/9osP8XQy/z4QL5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VFpMIAAADcAAAADwAAAAAAAAAAAAAA&#10;AAChAgAAZHJzL2Rvd25yZXYueG1sUEsFBgAAAAAEAAQA+QAAAJADAAAAAA==&#10;" strokecolor="windowText" strokeweight=".5pt">
                  <v:stroke startarrow="block" endarrow="block"/>
                  <v:shadow on="t" color="black" opacity="24903f" origin=",.5" offset="0,.55556mm"/>
                </v:line>
                <v:line id="Straight Connector 131" o:spid="_x0000_s1120" style="position:absolute;rotation:180;flip:y;visibility:visible;mso-wrap-style:square" from="37568,44670" to="42461,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rff8IAAADcAAAADwAAAGRycy9kb3ducmV2LnhtbERPS2vCQBC+F/wPywje6kaFUlNXkYCl&#10;7cmopfQ2ZMckmJ0N2c3r33eFgrf5+J6z2Q2mEh01rrSsYDGPQBBnVpecK7icD8+vIJxH1lhZJgUj&#10;OdhtJ08bjLXtOaXu5HMRQtjFqKDwvo6ldFlBBt3c1sSBu9rGoA+wyaVusA/hppLLKHqRBksODQXW&#10;lBSU3U6tUXBs7dfoP5P3dv09/KZ7y2fT/yg1mw77NxCeBv8Q/7s/dJi/WsD9mXC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rff8IAAADcAAAADwAAAAAAAAAAAAAA&#10;AAChAgAAZHJzL2Rvd25yZXYueG1sUEsFBgAAAAAEAAQA+QAAAJADAAAAAA==&#10;" strokecolor="windowText" strokeweight=".5pt">
                  <v:stroke startarrow="block" endarrow="block"/>
                  <v:shadow on="t" color="black" opacity="24903f" origin=",.5" offset="0,.55556mm"/>
                </v:line>
                <v:line id="Straight Connector 132" o:spid="_x0000_s1121" style="position:absolute;rotation:90;flip:x y;visibility:visible;mso-wrap-style:square" from="33066,49012" to="37230,4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aZMQAAADcAAAADwAAAGRycy9kb3ducmV2LnhtbERPTWvCQBC9C/0PyxR6EbNpQkuIWaUU&#10;ikJBqFb0OGTHJDQ7G7Jrkv57t1DwNo/3OcV6Mq0YqHeNZQXPUQyCuLS64UrB9+FjkYFwHllja5kU&#10;/JKD9ephVmCu7chfNOx9JUIIuxwV1N53uZSurMmgi2xHHLiL7Q36APtK6h7HEG5amcTxqzTYcGio&#10;saP3msqf/dUo2G3On6dkyKbjy2m7OaZpNbfXUamnx+ltCcLT5O/if/dWh/lpAn/PhAv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T9pkxAAAANwAAAAPAAAAAAAAAAAA&#10;AAAAAKECAABkcnMvZG93bnJldi54bWxQSwUGAAAAAAQABAD5AAAAkgMAAAAA&#10;" strokecolor="windowText" strokeweight=".5pt">
                  <v:stroke startarrow="block" endarrow="block"/>
                  <v:shadow on="t" color="black" opacity="24903f" origin=",.5" offset="0,.55556mm"/>
                </v:line>
                <v:shape id="Snip and Round Single Corner Rectangle 133" o:spid="_x0000_s1122" style="position:absolute;left:62581;top:30883;width:18555;height:17579;flip:x;visibility:visible;mso-wrap-style:square;v-text-anchor:middle" coordsize="1855500,175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s9r4A&#10;AADcAAAADwAAAGRycy9kb3ducmV2LnhtbERPzYrCMBC+C75DGMGLaKpCWapRRFA8Ca37AEMzNsVm&#10;Uppo69sbYWFv8/H9znY/2Ea8qPO1YwXLRQKCuHS65krB7+00/wHhA7LGxjEpeJOH/W482mKmXc85&#10;vYpQiRjCPkMFJoQ2k9KXhiz6hWuJI3d3ncUQYVdJ3WEfw20jV0mSSos1xwaDLR0NlY/iaRWk6Jat&#10;ecreXG/F/ZyGvHezXKnpZDhsQAQawr/4z33Rcf56Dd9n4gVy9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k7Pa+AAAA3AAAAA8AAAAAAAAAAAAAAAAAmAIAAGRycy9kb3ducmV2&#10;LnhtbFBLBQYAAAAABAAEAPUAAACDAwAAAAA=&#10;" path="m,l1188675,r666825,666825l1855500,1757855,,1757855,,,,xe" fillcolor="#bfbfbf" strokecolor="windowText">
                  <v:path arrowok="t" o:connecttype="custom" o:connectlocs="0,0;1188675,0;1855500,666825;1855500,1757855;0,1757855;0,0;0,0" o:connectangles="0,0,0,0,0,0,0"/>
                </v:shape>
                <v:shape id="Snip and Round Single Corner Rectangle 134" o:spid="_x0000_s1123" style="position:absolute;left:72814;top:40498;width:6798;height:6440;flip:x;visibility:visible;mso-wrap-style:square;v-text-anchor:middle" coordsize="679736,643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vJ8EA&#10;AADcAAAADwAAAGRycy9kb3ducmV2LnhtbERPTWvCQBC9F/wPywje6sRapEZXEaEQoT3UCnocsmMS&#10;zM6G7JrEf98tFHqbx/uc9Xawteq49ZUTDbNpAoold6aSQsPp+/35DZQPJIZqJ6zhwR62m9HTmlLj&#10;evni7hgKFUPEp6ShDKFJEX1esiU/dQ1L5K6utRQibAs0LfUx3Nb4kiQLtFRJbCip4X3J+e14txoy&#10;WnSIcsryj2SO516Wh9vlU+vJeNitQAUewr/4z52ZOH/+Cr/PxAtw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zryfBAAAA3AAAAA8AAAAAAAAAAAAAAAAAmAIAAGRycy9kb3du&#10;cmV2LnhtbFBLBQYAAAAABAAEAPUAAACGAwAAAAA=&#10;" adj="-11796480,,5400" path="m,l435454,,679736,244282r,399683l,643965,,,,xe" fillcolor="#f2f2f2" strokecolor="windowText">
                  <v:stroke joinstyle="miter"/>
                  <v:formulas/>
                  <v:path arrowok="t" o:connecttype="custom" o:connectlocs="0,0;435454,0;679736,244282;679736,643965;0,643965;0,0;0,0" o:connectangles="0,0,0,0,0,0,0" textboxrect="0,0,679736,643965"/>
                  <v:textbox>
                    <w:txbxContent>
                      <w:p w14:paraId="326B77A9"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NoC</w:t>
                        </w:r>
                      </w:p>
                      <w:p w14:paraId="5FDA660F"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Router</w:t>
                        </w:r>
                      </w:p>
                      <w:p w14:paraId="588A3B38"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20"/>
                            <w:szCs w:val="20"/>
                          </w:rPr>
                          <w:t>X,Y</w:t>
                        </w:r>
                      </w:p>
                    </w:txbxContent>
                  </v:textbox>
                </v:shape>
                <v:rect id="Rectangle 135" o:spid="_x0000_s1124" style="position:absolute;left:65744;top:34729;width:4843;height:224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lfMIA&#10;AADcAAAADwAAAGRycy9kb3ducmV2LnhtbERPS2vCQBC+F/wPywje6sbaBEldxQpab8VHex6y0ySa&#10;nY3ZNcZ/7woFb/PxPWc670wlWmpcaVnBaBiBIM6sLjlXcNivXicgnEfWWFkmBTdyMJ/1XqaYanvl&#10;LbU7n4sQwi5FBYX3dSqlywoy6Ia2Jg7cn20M+gCbXOoGryHcVPItihJpsOTQUGBNy4Ky0+5iFBz9&#10;/vcnjr8/x2e3Nl/te9JWeaLUoN8tPkB46vxT/O/e6DB/HMPjmXC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KV8wgAAANwAAAAPAAAAAAAAAAAAAAAAAJgCAABkcnMvZG93&#10;bnJldi54bWxQSwUGAAAAAAQABAD1AAAAhwMAAAAA&#10;" fillcolor="#f2f2f2" strokecolor="windowText">
                  <v:textbox inset="0,0,0,0">
                    <w:txbxContent>
                      <w:p w14:paraId="4A0EB127"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rPr>
                          <w:t>Bridge</w:t>
                        </w:r>
                      </w:p>
                    </w:txbxContent>
                  </v:textbox>
                </v:rect>
                <v:line id="Straight Connector 136" o:spid="_x0000_s1125" style="position:absolute;visibility:visible;mso-wrap-style:square" from="68342,36641" to="74087,4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X8NMIAAADcAAAADwAAAGRycy9kb3ducmV2LnhtbERPS08CMRC+m/gfmjHxJl0e2ZiVQogB&#10;5OIB8OBxsh22G7bTtR1g/ffWxMTbfPmeM18OvlNXiqkNbGA8KkAR18G23Bj4OG6enkElQbbYBSYD&#10;35Rgubi/m2Nlw433dD1Io3IIpwoNOJG+0jrVjjymUeiJM3cK0aNkGBttI95yuO/0pChK7bHl3OCw&#10;p1dH9flw8QbKU/dWSyzc9muf3s8ks7Wzn8Y8PgyrF1BCg/yL/9w7m+dPS/h9Jl+gF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X8NMIAAADcAAAADwAAAAAAAAAAAAAA&#10;AAChAgAAZHJzL2Rvd25yZXYueG1sUEsFBgAAAAAEAAQA+QAAAJADAAAAAA==&#10;" strokecolor="windowText" strokeweight=".5pt">
                  <v:stroke startarrow="block" endarrow="block"/>
                  <v:shadow on="t" color="black" opacity="24903f" origin=",.5" offset="0,.55556mm"/>
                </v:line>
                <v:rect id="Rectangle 137" o:spid="_x0000_s1126" style="position:absolute;left:52594;top:20211;width:12477;height:1247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GVsUA&#10;AADcAAAADwAAAGRycy9kb3ducmV2LnhtbESPQWvCQBCF74L/YZmCF6mbKmhJXUUKgqiUNhaktyE7&#10;TUKzsyE7avz3bkHwNsN735s382XnanWmNlSeDbyMElDEubcVFwa+D+vnV1BBkC3WnsnAlQIsF/3e&#10;HFPrL/xF50wKFUM4pGigFGlSrUNeksMw8g1x1H5961Di2hbatniJ4a7W4ySZaocVxwslNvReUv6X&#10;nVysUe1dthuOP39OU6nl+LG9uiMaM3jqVm+ghDp5mO/0xkZuMoP/Z+I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IZWxQAAANwAAAAPAAAAAAAAAAAAAAAAAJgCAABkcnMv&#10;ZG93bnJldi54bWxQSwUGAAAAAAQABAD1AAAAigMAAAAA&#10;" fillcolor="#4f6228" stroked="f">
                  <v:fill color2="#ebf1de" rotate="t" angle="267" colors="0 #4f6228;47841f #ebf1de" focus="100%" type="gradient">
                    <o:fill v:ext="view" type="gradientUnscaled"/>
                  </v:fill>
                  <v:textbox>
                    <w:txbxContent>
                      <w:p w14:paraId="30AF0EE5" w14:textId="77777777" w:rsidR="006F24EE" w:rsidRDefault="006F24EE" w:rsidP="00087C03">
                        <w:pPr>
                          <w:pStyle w:val="NormalWeb"/>
                          <w:spacing w:before="0" w:beforeAutospacing="0" w:after="0" w:afterAutospacing="0"/>
                          <w:jc w:val="center"/>
                        </w:pPr>
                        <w:r>
                          <w:rPr>
                            <w:rFonts w:asciiTheme="minorHAnsi" w:hAnsi="Calibri" w:cstheme="minorBidi"/>
                            <w:color w:val="000000"/>
                            <w:kern w:val="24"/>
                            <w:sz w:val="36"/>
                            <w:szCs w:val="36"/>
                          </w:rPr>
                          <w:t>Host B</w:t>
                        </w:r>
                      </w:p>
                    </w:txbxContent>
                  </v:textbox>
                </v:rect>
                <v:rect id="Rectangle 138" o:spid="_x0000_s1127" style="position:absolute;left:55159;top:20944;width:12952;height:601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5NgsUA&#10;AADcAAAADwAAAGRycy9kb3ducmV2LnhtbESPQWvCQBCF74X+h2WE3upGS8VGV5FAaS4FjR56HLNj&#10;EszOhuw2pv++cxC8zfDevPfNeju6Vg3Uh8azgdk0AUVcettwZeB0/HxdggoR2WLrmQz8UYDt5vlp&#10;jan1Nz7QUMRKSQiHFA3UMXap1qGsyWGY+o5YtIvvHUZZ+0rbHm8S7lo9T5KFdtiwNNTYUVZTeS1+&#10;nYE8ZsPP90dx/prbqlses/0hf98Z8zIZdytQkcb4MN+vcyv4b0Irz8gE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k2CxQAAANwAAAAPAAAAAAAAAAAAAAAAAJgCAABkcnMv&#10;ZG93bnJldi54bWxQSwUGAAAAAAQABAD1AAAAigMAAAAA&#10;" fillcolor="window" stroked="f">
                  <v:fill color2="window" o:opacity2="0" rotate="t" angle="180" colors="0 window;9830f window" focus="100%" type="gradient">
                    <o:fill v:ext="view" type="gradientUnscaled"/>
                  </v:fill>
                </v:rect>
                <v:rect id="Rectangle 139" o:spid="_x0000_s1128" style="position:absolute;left:49613;top:26479;width:12932;height:6089;rotation:-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KsUA&#10;AADcAAAADwAAAGRycy9kb3ducmV2LnhtbERPS2vCQBC+C/6HZYRepG5aQWx0E6RQqvbQ+ijU25Ad&#10;k2B2NmTXGP+9KxS8zcf3nHnamUq01LjSsoKXUQSCOLO65FzBfvfxPAXhPLLGyjIpuJKDNOn35hhr&#10;e+ENtVufixDCLkYFhfd1LKXLCjLoRrYmDtzRNgZ9gE0udYOXEG4q+RpFE2mw5NBQYE3vBWWn7dko&#10;+L62f+tJO/zKfvizG/6eVwuuD0o9DbrFDISnzj/E/+6lDvPHb3B/Jlwg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IgqxQAAANwAAAAPAAAAAAAAAAAAAAAAAJgCAABkcnMv&#10;ZG93bnJldi54bWxQSwUGAAAAAAQABAD1AAAAigMAAAAA&#10;" fillcolor="window" stroked="f">
                  <v:fill color2="window" o:opacity2="0" rotate="t" angle="180" colors="0 window;9830f window" focus="100%" type="gradient">
                    <o:fill v:ext="view" type="gradientUnscaled"/>
                  </v:fill>
                </v:rect>
                <v:rect id="Rectangle 140" o:spid="_x0000_s1129" style="position:absolute;left:48978;top:20657;width:12476;height:6019;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hJcUA&#10;AADcAAAADwAAAGRycy9kb3ducmV2LnhtbESPzYrCQBCE7wv7DkMveFsnisgSHWURxZ+D4M8D9Gba&#10;JJjpiZlRo09vH4S9dVPVVV+Pp62r1I2aUHo20OsmoIgzb0vODRwPi+8fUCEiW6w8k4EHBZhOPj/G&#10;mFp/5x3d9jFXEsIhRQNFjHWqdcgKchi6viYW7eQbh1HWJte2wbuEu0r3k2SoHZYsDQXWNCsoO++v&#10;zgBt1s/L7BR7u/nf0j+e+Vafh2RM56v9HYGK1MZ/8/t6ZQV/IPjyjEy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42ElxQAAANwAAAAPAAAAAAAAAAAAAAAAAJgCAABkcnMv&#10;ZG93bnJldi54bWxQSwUGAAAAAAQABAD1AAAAigMAAAAA&#10;" fillcolor="window" stroked="f">
                  <v:fill color2="window" o:opacity2="0" rotate="t" angle="180" colors="0 window;9830f window" focus="100%" type="gradient">
                    <o:fill v:ext="view" type="gradientUnscaled"/>
                  </v:fill>
                </v:rect>
                <v:line id="Straight Connector 141" o:spid="_x0000_s1130" style="position:absolute;rotation:90;flip:x;visibility:visible;mso-wrap-style:square" from="63204,30888" to="67427,3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fjsIAAADcAAAADwAAAGRycy9kb3ducmV2LnhtbERPS4vCMBC+C/sfwizsTROXRaUaRRZE&#10;PQg+dg/ehmZsi82kNGmt/94Igrf5+J4zW3S2FC3VvnCsYThQIIhTZwrONPydVv0JCB+QDZaOScOd&#10;PCzmH70ZJsbd+EDtMWQihrBPUEMeQpVI6dOcLPqBq4gjd3G1xRBhnUlT4y2G21J+KzWSFguODTlW&#10;9JtTej02VsPqrKqU2vXp0Pzvt7RXu2Z82Wn99dktpyACdeEtfrk3Js7/GcLz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DfjsIAAADcAAAADwAAAAAAAAAAAAAA&#10;AAChAgAAZHJzL2Rvd25yZXYueG1sUEsFBgAAAAAEAAQA+QAAAJADAAAAAA==&#10;" strokecolor="windowText" strokeweight=".5pt">
                  <v:stroke startarrow="block" endarrow="block"/>
                  <v:shadow on="t" color="black" opacity="24903f" origin=",.5" offset="0,.55556mm"/>
                </v:line>
                <v:line id="Straight Connector 142" o:spid="_x0000_s1131" style="position:absolute;rotation:90;visibility:visible;mso-wrap-style:square" from="71454,34784" to="82882,3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salcIAAADcAAAADwAAAGRycy9kb3ducmV2LnhtbERPTYvCMBC9L/gfwgheFk1XF5FqFBEW&#10;BC+7VtTjkIxttZmUJtb67zcLC97m8T5nsepsJVpqfOlYwccoAUGsnSk5V3DIvoYzED4gG6wck4In&#10;eVgte28LTI178A+1+5CLGMI+RQVFCHUqpdcFWfQjVxNH7uIaiyHCJpemwUcMt5UcJ8lUWiw5NhRY&#10;06YgfdvfrYKT2U2+37PjuTT6etZZTe2kuys16HfrOYhAXXiJ/91bE+d/juHvmXiB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salcIAAADcAAAADwAAAAAAAAAAAAAA&#10;AAChAgAAZHJzL2Rvd25yZXYueG1sUEsFBgAAAAAEAAQA+QAAAJADAAAAAA==&#10;" strokecolor="windowText" strokeweight=".5pt">
                  <v:stroke startarrow="block" endarrow="block"/>
                  <v:shadow on="t" color="black" opacity="24903f" origin=",.5" offset="0,.55556mm"/>
                </v:line>
                <v:line id="Straight Connector 143" o:spid="_x0000_s1132" style="position:absolute;rotation:180;flip:y;visibility:visible;mso-wrap-style:square" from="61123,44670" to="72814,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X7sMAAADcAAAADwAAAGRycy9kb3ducmV2LnhtbERPTWvCQBC9C/0PyxR6041tKTW6iggt&#10;bU+aVMTbkB2TYHY27G5M/PddoeBtHu9zFqvBNOJCzteWFUwnCQjiwuqaSwW/+cf4HYQPyBoby6Tg&#10;Sh5Wy4fRAlNte97RJQuliCHsU1RQhdCmUvqiIoN+YlviyJ2sMxgidKXUDvsYbhr5nCRv0mDNsaHC&#10;ljYVFeesMwq2nf25hu/NZzfbD8fd2nJu+oNST4/Deg4i0BDu4n/3l47zX1/g9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l+7DAAAA3AAAAA8AAAAAAAAAAAAA&#10;AAAAoQIAAGRycy9kb3ducmV2LnhtbFBLBQYAAAAABAAEAPkAAACRAwAAAAA=&#10;" strokecolor="windowText" strokeweight=".5pt">
                  <v:stroke startarrow="block" endarrow="block"/>
                  <v:shadow on="t" color="black" opacity="24903f" origin=",.5" offset="0,.55556mm"/>
                </v:line>
                <v:line id="Straight Connector 144" o:spid="_x0000_s1133" style="position:absolute;rotation:180;flip:y;visibility:visible;mso-wrap-style:square" from="79612,44670" to="84505,4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PmsEAAADcAAAADwAAAGRycy9kb3ducmV2LnhtbERPS4vCMBC+C/6HMII3TV1EtGsUEVzU&#10;k69l2dvQjG2xmZQmtfXfG0HwNh/fc+bL1hTiTpXLLSsYDSMQxInVOacKLufNYArCeWSNhWVS8CAH&#10;y0W3M8dY24aPdD/5VIQQdjEqyLwvYyldkpFBN7QlceCutjLoA6xSqStsQrgp5FcUTaTBnENDhiWt&#10;M0pup9ooONR2//C79U89+23/jyvLZ9P8KdXvtatvEJ5a/xG/3Vsd5o/H8HomXC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awQAAANwAAAAPAAAAAAAAAAAAAAAA&#10;AKECAABkcnMvZG93bnJldi54bWxQSwUGAAAAAAQABAD5AAAAjwMAAAAA&#10;" strokecolor="windowText" strokeweight=".5pt">
                  <v:stroke startarrow="block" endarrow="block"/>
                  <v:shadow on="t" color="black" opacity="24903f" origin=",.5" offset="0,.55556mm"/>
                </v:line>
                <v:line id="Straight Connector 145" o:spid="_x0000_s1134" style="position:absolute;rotation:90;flip:x y;visibility:visible;mso-wrap-style:square" from="75110,49012" to="79274,4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AxbcQAAADcAAAADwAAAGRycy9kb3ducmV2LnhtbERPyWrDMBC9F/IPYgK9lETOSnCjhFAo&#10;NhQKdRLS42BNbVNrZCx56d9XhUBv83jr7I+jqUVPrassK1jMIxDEudUVFwou59fZDoTzyBpry6Tg&#10;hxwcD5OHPcbaDvxBfeYLEULYxaig9L6JpXR5SQbd3DbEgfuyrUEfYFtI3eIQwk0tl1G0lQYrDg0l&#10;NvRSUv6ddUbBe/L5dlv2u/G6uaXJdbUqnmw3KPU4HU/PIDyN/l98d6c6zF9v4O+ZcIE8/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DFtxAAAANwAAAAPAAAAAAAAAAAA&#10;AAAAAKECAABkcnMvZG93bnJldi54bWxQSwUGAAAAAAQABAD5AAAAkgMAAAAA&#10;" strokecolor="windowText" strokeweight=".5pt">
                  <v:stroke startarrow="block" endarrow="block"/>
                  <v:shadow on="t" color="black" opacity="24903f" origin=",.5" offset="0,.55556mm"/>
                </v:line>
                <v:shape id="Snip Single Corner Rectangle 146" o:spid="_x0000_s1135" style="position:absolute;left:8784;top:19323;width:31977;height:31581;rotation:90;visibility:visible;mso-wrap-style:square;v-text-anchor:middle" coordsize="3197734,3158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nMQA&#10;AADcAAAADwAAAGRycy9kb3ducmV2LnhtbERP32vCMBB+H+x/CCfsZWg6kTKqUUQ2VtnL1IE+3ppb&#10;W5pcShK1/vfLYLC3+/h+3mI1WCMu5EPrWMHTJANBXDndcq3g8/A6fgYRIrJG45gU3CjAanl/t8BC&#10;uyvv6LKPtUghHApU0MTYF1KGqiGLYeJ64sR9O28xJuhrqT1eU7g1cpplubTYcmposKdNQ1W3P1sF&#10;p+OLP7ybzfSr33ZdmX+Y8u3RKPUwGtZzEJGG+C/+c5c6zZ/l8PtMuk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ZhZzEAAAA3AAAAA8AAAAAAAAAAAAAAAAAmAIAAGRycy9k&#10;b3ducmV2LnhtbFBLBQYAAAAABAAEAPUAAACJAwAAAAA=&#10;" path="m,l3197734,r,l3197734,3158068,,3158068,,xe" filled="f" strokecolor="red" strokeweight="2pt">
                  <v:stroke dashstyle="3 1"/>
                  <v:path arrowok="t" o:connecttype="custom" o:connectlocs="0,0;3197734,0;3197734,0;3197734,3158068;0,3158068;0,0" o:connectangles="0,0,0,0,0,0"/>
                </v:shape>
                <v:shapetype id="_x0000_t202" coordsize="21600,21600" o:spt="202" path="m,l,21600r21600,l21600,xe">
                  <v:stroke joinstyle="miter"/>
                  <v:path gradientshapeok="t" o:connecttype="rect"/>
                </v:shapetype>
                <v:shape id="TextBox 79" o:spid="_x0000_s1136" type="#_x0000_t202" style="position:absolute;left:8982;top:36248;width:12929;height:100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14:paraId="46DB25FB" w14:textId="77777777" w:rsidR="006F24EE" w:rsidRDefault="006F24EE" w:rsidP="00087C03">
                        <w:pPr>
                          <w:pStyle w:val="NormalWeb"/>
                          <w:spacing w:before="0" w:beforeAutospacing="0" w:after="0" w:afterAutospacing="0"/>
                        </w:pPr>
                        <w:r>
                          <w:rPr>
                            <w:rFonts w:asciiTheme="minorHAnsi" w:hAnsi="Calibri" w:cstheme="minorBidi"/>
                            <w:color w:val="000000" w:themeColor="text1"/>
                            <w:kern w:val="24"/>
                            <w:sz w:val="36"/>
                            <w:szCs w:val="36"/>
                          </w:rPr>
                          <w:t>P&amp;R</w:t>
                        </w:r>
                      </w:p>
                      <w:p w14:paraId="604CF043" w14:textId="77777777" w:rsidR="006F24EE" w:rsidRDefault="006F24EE" w:rsidP="00087C03">
                        <w:pPr>
                          <w:pStyle w:val="NormalWeb"/>
                          <w:spacing w:before="0" w:beforeAutospacing="0" w:after="0" w:afterAutospacing="0"/>
                        </w:pPr>
                        <w:r>
                          <w:rPr>
                            <w:rFonts w:asciiTheme="minorHAnsi" w:hAnsi="Calibri" w:cstheme="minorBidi"/>
                            <w:color w:val="000000" w:themeColor="text1"/>
                            <w:kern w:val="24"/>
                            <w:sz w:val="36"/>
                            <w:szCs w:val="36"/>
                          </w:rPr>
                          <w:t>Block 1</w:t>
                        </w:r>
                      </w:p>
                    </w:txbxContent>
                  </v:textbox>
                </v:shape>
                <w10:anchorlock/>
              </v:group>
            </w:pict>
          </mc:Fallback>
        </mc:AlternateContent>
      </w:r>
    </w:p>
    <w:p w14:paraId="7EAD4CAE" w14:textId="77777777" w:rsidR="00087C03" w:rsidRPr="004905AC" w:rsidRDefault="00087C03" w:rsidP="00087C03">
      <w:pPr>
        <w:pStyle w:val="Caption"/>
        <w:jc w:val="center"/>
        <w:rPr>
          <w:rFonts w:ascii="Palatino Linotype" w:hAnsi="Palatino Linotype"/>
          <w:b/>
        </w:rPr>
      </w:pPr>
      <w:bookmarkStart w:id="103" w:name="_Ref349290317"/>
      <w:bookmarkStart w:id="104" w:name="_Toc221293246"/>
      <w:bookmarkStart w:id="105" w:name="_Toc416343525"/>
      <w:bookmarkStart w:id="106" w:name="_Toc308595981"/>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12</w:t>
      </w:r>
      <w:r w:rsidRPr="004905AC">
        <w:rPr>
          <w:rFonts w:ascii="Palatino Linotype" w:hAnsi="Palatino Linotype"/>
          <w:b/>
          <w:noProof/>
        </w:rPr>
        <w:fldChar w:fldCharType="end"/>
      </w:r>
      <w:bookmarkEnd w:id="103"/>
      <w:r w:rsidRPr="004905AC">
        <w:rPr>
          <w:rFonts w:ascii="Palatino Linotype" w:hAnsi="Palatino Linotype"/>
        </w:rPr>
        <w:t>: Merge all NoC Elements with Host P&amp;R Region</w:t>
      </w:r>
      <w:bookmarkEnd w:id="104"/>
      <w:bookmarkEnd w:id="105"/>
      <w:bookmarkEnd w:id="106"/>
    </w:p>
    <w:p w14:paraId="5963AA3E" w14:textId="77777777" w:rsidR="00087C03" w:rsidRPr="004905AC" w:rsidRDefault="00087C03" w:rsidP="00087C03">
      <w:pPr>
        <w:pStyle w:val="Heading2"/>
      </w:pPr>
      <w:bookmarkStart w:id="107" w:name="_Toc221293226"/>
      <w:bookmarkStart w:id="108" w:name="_Ref215325934"/>
      <w:bookmarkStart w:id="109" w:name="_Toc416343503"/>
      <w:bookmarkStart w:id="110" w:name="_Toc308595959"/>
      <w:r w:rsidRPr="004905AC">
        <w:t>NoC Quick Start Information</w:t>
      </w:r>
      <w:bookmarkEnd w:id="99"/>
      <w:bookmarkEnd w:id="107"/>
      <w:bookmarkEnd w:id="108"/>
      <w:bookmarkEnd w:id="109"/>
      <w:bookmarkEnd w:id="110"/>
    </w:p>
    <w:p w14:paraId="5F86F040" w14:textId="77777777" w:rsidR="00087C03" w:rsidRPr="004905AC" w:rsidRDefault="00087C03" w:rsidP="00087C03">
      <w:pPr>
        <w:pStyle w:val="Heading3"/>
      </w:pPr>
      <w:bookmarkStart w:id="111" w:name="_Toc416343504"/>
      <w:bookmarkStart w:id="112" w:name="_Toc308595960"/>
      <w:bookmarkStart w:id="113" w:name="_Toc221293227"/>
      <w:r w:rsidRPr="004905AC">
        <w:t>NoC clock domains</w:t>
      </w:r>
      <w:bookmarkEnd w:id="111"/>
      <w:bookmarkEnd w:id="112"/>
    </w:p>
    <w:p w14:paraId="56BBBE63"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 instantiates groups of NoC bridges and corresponding hosts/agents. </w:t>
      </w:r>
    </w:p>
    <w:p w14:paraId="05C8BE30"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AXI NoC operates with a common clock or a clock that is completely asynchronous. If clock is asynchronous, NoC provides an asynchronous mode by putting an asynchronous FIFO between the bridge and the agent as shown in </w:t>
      </w:r>
      <w:r w:rsidRPr="004905AC">
        <w:rPr>
          <w:rFonts w:ascii="Palatino Linotype" w:hAnsi="Palatino Linotype"/>
        </w:rPr>
        <w:fldChar w:fldCharType="begin"/>
      </w:r>
      <w:r w:rsidRPr="004905AC">
        <w:rPr>
          <w:rFonts w:ascii="Palatino Linotype" w:hAnsi="Palatino Linotype"/>
        </w:rPr>
        <w:instrText xml:space="preserve"> REF _Ref347910951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13</w:t>
      </w:r>
      <w:r w:rsidRPr="004905AC">
        <w:rPr>
          <w:rFonts w:ascii="Palatino Linotype" w:hAnsi="Palatino Linotype"/>
        </w:rPr>
        <w:fldChar w:fldCharType="end"/>
      </w:r>
      <w:r w:rsidRPr="004905AC">
        <w:rPr>
          <w:rFonts w:ascii="Palatino Linotype" w:hAnsi="Palatino Linotype"/>
        </w:rPr>
        <w:t>. A minimum clock skew should be maintained in each domain.</w:t>
      </w:r>
    </w:p>
    <w:p w14:paraId="0134D856" w14:textId="77777777" w:rsidR="00087C03" w:rsidRPr="004905AC" w:rsidRDefault="00087C03" w:rsidP="00087C03">
      <w:pPr>
        <w:pStyle w:val="Body"/>
        <w:rPr>
          <w:rFonts w:ascii="Palatino Linotype" w:hAnsi="Palatino Linotype"/>
        </w:rPr>
      </w:pPr>
    </w:p>
    <w:p w14:paraId="635C04C0"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mc:AlternateContent>
          <mc:Choice Requires="wpg">
            <w:drawing>
              <wp:inline distT="0" distB="0" distL="0" distR="0" wp14:anchorId="33C0E1B1" wp14:editId="099F10B5">
                <wp:extent cx="5486400" cy="2129155"/>
                <wp:effectExtent l="0" t="0" r="0" b="4445"/>
                <wp:docPr id="25" name="Group 25"/>
                <wp:cNvGraphicFramePr/>
                <a:graphic xmlns:a="http://schemas.openxmlformats.org/drawingml/2006/main">
                  <a:graphicData uri="http://schemas.microsoft.com/office/word/2010/wordprocessingGroup">
                    <wpg:wgp>
                      <wpg:cNvGrpSpPr/>
                      <wpg:grpSpPr>
                        <a:xfrm>
                          <a:off x="0" y="0"/>
                          <a:ext cx="5486400" cy="2129155"/>
                          <a:chOff x="1712595" y="2319337"/>
                          <a:chExt cx="5718810" cy="2219325"/>
                        </a:xfrm>
                      </wpg:grpSpPr>
                      <pic:pic xmlns:pic="http://schemas.openxmlformats.org/drawingml/2006/picture">
                        <pic:nvPicPr>
                          <pic:cNvPr id="148" name="Picture 148"/>
                          <pic:cNvPicPr/>
                        </pic:nvPicPr>
                        <pic:blipFill>
                          <a:blip r:embed="rId20">
                            <a:extLst>
                              <a:ext uri="{28A0092B-C50C-407E-A947-70E740481C1C}">
                                <a14:useLocalDpi xmlns:a14="http://schemas.microsoft.com/office/drawing/2010/main" val="0"/>
                              </a:ext>
                            </a:extLst>
                          </a:blip>
                          <a:srcRect/>
                          <a:stretch>
                            <a:fillRect/>
                          </a:stretch>
                        </pic:blipFill>
                        <pic:spPr bwMode="auto">
                          <a:xfrm>
                            <a:off x="1712595" y="2319337"/>
                            <a:ext cx="5718810" cy="2219325"/>
                          </a:xfrm>
                          <a:prstGeom prst="rect">
                            <a:avLst/>
                          </a:prstGeom>
                          <a:noFill/>
                        </pic:spPr>
                      </pic:pic>
                      <wps:wsp>
                        <wps:cNvPr id="149" name="Straight Arrow Connector 149"/>
                        <wps:cNvCnPr/>
                        <wps:spPr>
                          <a:xfrm rot="10800000">
                            <a:off x="3441700" y="3314700"/>
                            <a:ext cx="787400" cy="127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50" name="Straight Arrow Connector 150"/>
                        <wps:cNvCnPr/>
                        <wps:spPr>
                          <a:xfrm>
                            <a:off x="3441700" y="3543300"/>
                            <a:ext cx="787400" cy="1588"/>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2AD09E23" id="Group 25" o:spid="_x0000_s1026" style="width:6in;height:167.65pt;mso-position-horizontal-relative:char;mso-position-vertical-relative:line" coordorigin="17125,23193" coordsize="57188,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">
                <v:shape id="Picture 148" o:spid="_x0000_s1027" type="#_x0000_t75" style="position:absolute;left:17125;top:23193;width:57189;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05V/EAAAA3AAAAA8AAABkcnMvZG93bnJldi54bWxEj0FrwkAQhe+C/2EZoRepG1OVNnUVEQql&#10;PWn9AUN2mgSzsyE7mvTfdw6F3mZ4b977ZrsfQ2vu1KcmsoPlIgNDXEbfcOXg8vX2+AwmCbLHNjI5&#10;+KEE+910ssXCx4FPdD9LZTSEU4EOapGusDaVNQVMi9gRq/Yd+4Cia19Z3+Og4aG1eZZtbMCGtaHG&#10;jo41ldfzLTioPmXzlJcfTXzJTiEfZH6Zr2/OPczGwysYoVH+zX/X717xV0qrz+gEd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05V/EAAAA3AAAAA8AAAAAAAAAAAAAAAAA&#10;nwIAAGRycy9kb3ducmV2LnhtbFBLBQYAAAAABAAEAPcAAACQAwAAAAA=&#10;">
                  <v:imagedata r:id="rId21" o:title=""/>
                </v:shape>
                <v:shapetype id="_x0000_t32" coordsize="21600,21600" o:spt="32" o:oned="t" path="m,l21600,21600e" filled="f">
                  <v:path arrowok="t" fillok="f" o:connecttype="none"/>
                  <o:lock v:ext="edit" shapetype="t"/>
                </v:shapetype>
                <v:shape id="Straight Arrow Connector 149" o:spid="_x0000_s1028" type="#_x0000_t32" style="position:absolute;left:34417;top:33147;width:7874;height:127;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E0cEAAADcAAAADwAAAGRycy9kb3ducmV2LnhtbERPzYrCMBC+L/gOYQQvRdMVWbQaRYSF&#10;3YMHrQ8wJGNbbCalydrWpzcLgrf5+H5ns+ttLe7U+sqxgs9ZCoJYO1NxoeCSf0+XIHxANlg7JgUD&#10;edhtRx8bzIzr+ET3cyhEDGGfoYIyhCaT0uuSLPqZa4gjd3WtxRBhW0jTYhfDbS3nafolLVYcG0ps&#10;6FCSvp3/rIIkzedH0vkt+e1OySPXwyMcBqUm436/BhGoD2/xy/1j4vzFCv6fiRfI7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l8TRwQAAANwAAAAPAAAAAAAAAAAAAAAA&#10;AKECAABkcnMvZG93bnJldi54bWxQSwUGAAAAAAQABAD5AAAAjwMAAAAA&#10;" strokecolor="black [3213]" strokeweight="2pt">
                  <v:stroke endarrow="open"/>
                  <v:shadow on="t" color="black" opacity="24903f" origin=",.5" offset="0,.55556mm"/>
                </v:shape>
                <v:shape id="Straight Arrow Connector 150" o:spid="_x0000_s1029" type="#_x0000_t32" style="position:absolute;left:34417;top:35433;width:7874;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CGcEAAADcAAAADwAAAGRycy9kb3ducmV2LnhtbESPTW/CMAyG70j7D5En7Qbp0ECoIyA0&#10;iWnXFS7cTGPaarFTNQG6fz8fJnGz5ffj8Xo7cjA3GlIXxcHrrABDUkffSePgeNhPV2BSRvEYopCD&#10;X0qw3TxN1lj6eJdvulW5MRoiqUQHbc59aW2qW2JMs9iT6O0SB8as69BYP+BdwznYeVEsLWMn2tBi&#10;Tx8t1T/VlbU3cLjmanfyl/mZz4f951vy7NzL87h7B5NpzA/xv/vLK/5C8fUZnc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YIIZwQAAANwAAAAPAAAAAAAAAAAAAAAA&#10;AKECAABkcnMvZG93bnJldi54bWxQSwUGAAAAAAQABAD5AAAAjwMAAAAA&#10;" strokecolor="black [3213]" strokeweight="2pt">
                  <v:stroke endarrow="open"/>
                  <v:shadow on="t" color="black" opacity="24903f" origin=",.5" offset="0,.55556mm"/>
                </v:shape>
                <w10:anchorlock/>
              </v:group>
            </w:pict>
          </mc:Fallback>
        </mc:AlternateContent>
      </w:r>
    </w:p>
    <w:p w14:paraId="5C2F2BB7" w14:textId="77777777" w:rsidR="00087C03" w:rsidRPr="004905AC" w:rsidRDefault="00087C03" w:rsidP="00087C03">
      <w:pPr>
        <w:pStyle w:val="Body"/>
        <w:keepNext/>
        <w:rPr>
          <w:rFonts w:ascii="Palatino Linotype" w:hAnsi="Palatino Linotype"/>
          <w:i/>
        </w:rPr>
      </w:pPr>
    </w:p>
    <w:p w14:paraId="18ACFB5A" w14:textId="77777777" w:rsidR="00087C03" w:rsidRPr="004905AC" w:rsidRDefault="00087C03" w:rsidP="00087C03">
      <w:pPr>
        <w:pStyle w:val="Caption"/>
        <w:jc w:val="center"/>
        <w:rPr>
          <w:rFonts w:ascii="Palatino Linotype" w:hAnsi="Palatino Linotype"/>
          <w:b/>
        </w:rPr>
      </w:pPr>
      <w:bookmarkStart w:id="114" w:name="_Ref347910951"/>
      <w:bookmarkStart w:id="115" w:name="_Toc416343526"/>
      <w:bookmarkStart w:id="116" w:name="_Toc308595982"/>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13</w:t>
      </w:r>
      <w:r w:rsidRPr="004905AC">
        <w:rPr>
          <w:rFonts w:ascii="Palatino Linotype" w:hAnsi="Palatino Linotype"/>
          <w:b/>
          <w:noProof/>
        </w:rPr>
        <w:fldChar w:fldCharType="end"/>
      </w:r>
      <w:bookmarkEnd w:id="114"/>
      <w:r w:rsidRPr="004905AC">
        <w:rPr>
          <w:rFonts w:ascii="Palatino Linotype" w:hAnsi="Palatino Linotype"/>
        </w:rPr>
        <w:t>: Bridge and AXI agent with async clock</w:t>
      </w:r>
      <w:bookmarkEnd w:id="115"/>
      <w:bookmarkEnd w:id="116"/>
    </w:p>
    <w:p w14:paraId="31EDC01D"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fldChar w:fldCharType="begin"/>
      </w:r>
      <w:r w:rsidRPr="004905AC">
        <w:rPr>
          <w:rFonts w:ascii="Palatino Linotype" w:hAnsi="Palatino Linotype"/>
        </w:rPr>
        <w:instrText xml:space="preserve"> REF _Ref347911346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14</w:t>
      </w:r>
      <w:r w:rsidRPr="004905AC">
        <w:rPr>
          <w:rFonts w:ascii="Palatino Linotype" w:hAnsi="Palatino Linotype"/>
        </w:rPr>
        <w:fldChar w:fldCharType="end"/>
      </w:r>
      <w:r w:rsidRPr="004905AC">
        <w:rPr>
          <w:rFonts w:ascii="Palatino Linotype" w:hAnsi="Palatino Linotype"/>
        </w:rPr>
        <w:t xml:space="preserve"> is one of the examples of implementation where Host A has the same clock as NoC clock and Host B clocks with an independent clock domain.</w:t>
      </w:r>
    </w:p>
    <w:p w14:paraId="08EFE1D2" w14:textId="77777777" w:rsidR="00087C03" w:rsidRPr="004905AC" w:rsidRDefault="00087C03" w:rsidP="00087C03">
      <w:pPr>
        <w:pStyle w:val="Body"/>
        <w:rPr>
          <w:rFonts w:ascii="Palatino Linotype" w:hAnsi="Palatino Linotype"/>
        </w:rPr>
      </w:pPr>
    </w:p>
    <w:p w14:paraId="75B6DB20"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drawing>
          <wp:inline distT="0" distB="0" distL="0" distR="0" wp14:anchorId="36509538" wp14:editId="4C79584A">
            <wp:extent cx="6062597" cy="2567836"/>
            <wp:effectExtent l="0" t="0" r="0" b="0"/>
            <wp:docPr id="226"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4022" cy="2568440"/>
                    </a:xfrm>
                    <a:prstGeom prst="rect">
                      <a:avLst/>
                    </a:prstGeom>
                    <a:noFill/>
                  </pic:spPr>
                </pic:pic>
              </a:graphicData>
            </a:graphic>
          </wp:inline>
        </w:drawing>
      </w:r>
    </w:p>
    <w:p w14:paraId="0301506B" w14:textId="77777777" w:rsidR="00087C03" w:rsidRPr="004905AC" w:rsidRDefault="00087C03" w:rsidP="00087C03">
      <w:pPr>
        <w:pStyle w:val="Caption"/>
        <w:jc w:val="center"/>
        <w:rPr>
          <w:rFonts w:ascii="Palatino Linotype" w:hAnsi="Palatino Linotype"/>
          <w:b/>
        </w:rPr>
      </w:pPr>
      <w:bookmarkStart w:id="117" w:name="_Ref347911346"/>
      <w:bookmarkStart w:id="118" w:name="_Toc416343527"/>
      <w:bookmarkStart w:id="119" w:name="_Toc308595983"/>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14</w:t>
      </w:r>
      <w:r w:rsidRPr="004905AC">
        <w:rPr>
          <w:rFonts w:ascii="Palatino Linotype" w:hAnsi="Palatino Linotype"/>
          <w:b/>
          <w:noProof/>
        </w:rPr>
        <w:fldChar w:fldCharType="end"/>
      </w:r>
      <w:bookmarkEnd w:id="117"/>
      <w:r w:rsidRPr="004905AC">
        <w:rPr>
          <w:rFonts w:ascii="Palatino Linotype" w:hAnsi="Palatino Linotype"/>
        </w:rPr>
        <w:t>: Host A and NoC clock domain different than Host B clock</w:t>
      </w:r>
      <w:bookmarkEnd w:id="118"/>
      <w:bookmarkEnd w:id="119"/>
    </w:p>
    <w:p w14:paraId="39E3E287" w14:textId="77777777" w:rsidR="00087C03" w:rsidRPr="004905AC" w:rsidRDefault="00087C03" w:rsidP="00087C03">
      <w:pPr>
        <w:rPr>
          <w:rFonts w:ascii="Palatino Linotype" w:hAnsi="Palatino Linotype"/>
        </w:rPr>
      </w:pPr>
    </w:p>
    <w:p w14:paraId="76762C8E" w14:textId="77777777" w:rsidR="00087C03" w:rsidRPr="004905AC" w:rsidRDefault="00087C03" w:rsidP="00087C03">
      <w:pPr>
        <w:pStyle w:val="Body"/>
        <w:rPr>
          <w:rFonts w:ascii="Palatino Linotype" w:hAnsi="Palatino Linotype"/>
        </w:rPr>
      </w:pPr>
      <w:r w:rsidRPr="004905AC">
        <w:rPr>
          <w:rFonts w:ascii="Palatino Linotype" w:hAnsi="Palatino Linotype"/>
        </w:rPr>
        <w:fldChar w:fldCharType="begin"/>
      </w:r>
      <w:r w:rsidRPr="004905AC">
        <w:rPr>
          <w:rFonts w:ascii="Palatino Linotype" w:hAnsi="Palatino Linotype"/>
        </w:rPr>
        <w:instrText xml:space="preserve"> REF _Ref347912042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15</w:t>
      </w:r>
      <w:r w:rsidRPr="004905AC">
        <w:rPr>
          <w:rFonts w:ascii="Palatino Linotype" w:hAnsi="Palatino Linotype"/>
        </w:rPr>
        <w:fldChar w:fldCharType="end"/>
      </w:r>
      <w:r w:rsidRPr="004905AC">
        <w:rPr>
          <w:rFonts w:ascii="Palatino Linotype" w:hAnsi="Palatino Linotype"/>
        </w:rPr>
        <w:t xml:space="preserve"> is another implementation where Host A and Host B clock domains are different than NoC clock domain.</w:t>
      </w:r>
    </w:p>
    <w:p w14:paraId="2E9849C9" w14:textId="77777777" w:rsidR="00087C03" w:rsidRPr="004905AC" w:rsidRDefault="00087C03" w:rsidP="00087C03">
      <w:pPr>
        <w:pStyle w:val="Body"/>
        <w:rPr>
          <w:rFonts w:ascii="Palatino Linotype" w:hAnsi="Palatino Linotype"/>
        </w:rPr>
      </w:pPr>
    </w:p>
    <w:p w14:paraId="235363C9" w14:textId="77777777" w:rsidR="00087C03" w:rsidRPr="004905AC" w:rsidRDefault="00087C03" w:rsidP="00087C03">
      <w:pPr>
        <w:pStyle w:val="Body"/>
        <w:keepNext/>
        <w:rPr>
          <w:rFonts w:ascii="Palatino Linotype" w:hAnsi="Palatino Linotype"/>
        </w:rPr>
      </w:pPr>
      <w:r w:rsidRPr="004905AC">
        <w:rPr>
          <w:rFonts w:ascii="Palatino Linotype" w:hAnsi="Palatino Linotype"/>
          <w:noProof/>
        </w:rPr>
        <w:drawing>
          <wp:inline distT="0" distB="0" distL="0" distR="0" wp14:anchorId="663CEBA4" wp14:editId="4A28EDD6">
            <wp:extent cx="5913912" cy="2351315"/>
            <wp:effectExtent l="0" t="0" r="0" b="0"/>
            <wp:docPr id="227"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2457" cy="2350737"/>
                    </a:xfrm>
                    <a:prstGeom prst="rect">
                      <a:avLst/>
                    </a:prstGeom>
                    <a:noFill/>
                  </pic:spPr>
                </pic:pic>
              </a:graphicData>
            </a:graphic>
          </wp:inline>
        </w:drawing>
      </w:r>
    </w:p>
    <w:p w14:paraId="5127DF99" w14:textId="77777777" w:rsidR="00087C03" w:rsidRPr="004905AC" w:rsidRDefault="00087C03" w:rsidP="00087C03">
      <w:pPr>
        <w:pStyle w:val="Caption"/>
        <w:jc w:val="center"/>
        <w:rPr>
          <w:rFonts w:ascii="Palatino Linotype" w:hAnsi="Palatino Linotype"/>
          <w:b/>
        </w:rPr>
      </w:pPr>
      <w:bookmarkStart w:id="120" w:name="_Ref347912042"/>
      <w:bookmarkStart w:id="121" w:name="_Toc416343528"/>
      <w:bookmarkStart w:id="122" w:name="_Toc308595984"/>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15</w:t>
      </w:r>
      <w:r w:rsidRPr="004905AC">
        <w:rPr>
          <w:rFonts w:ascii="Palatino Linotype" w:hAnsi="Palatino Linotype"/>
          <w:b/>
          <w:noProof/>
        </w:rPr>
        <w:fldChar w:fldCharType="end"/>
      </w:r>
      <w:bookmarkEnd w:id="120"/>
      <w:r w:rsidRPr="004905AC">
        <w:rPr>
          <w:rFonts w:ascii="Palatino Linotype" w:hAnsi="Palatino Linotype"/>
        </w:rPr>
        <w:t>: Host A &amp; B with different clock domains than NoC clock</w:t>
      </w:r>
      <w:bookmarkEnd w:id="121"/>
      <w:bookmarkEnd w:id="122"/>
    </w:p>
    <w:p w14:paraId="01B9D8A9" w14:textId="77777777" w:rsidR="00087C03" w:rsidRPr="004905AC" w:rsidRDefault="00087C03" w:rsidP="00087C03">
      <w:pPr>
        <w:pStyle w:val="Heading3"/>
      </w:pPr>
      <w:bookmarkStart w:id="123" w:name="_Toc414613980"/>
      <w:bookmarkStart w:id="124" w:name="_Toc416343505"/>
      <w:bookmarkStart w:id="125" w:name="_Toc308595961"/>
      <w:bookmarkStart w:id="126" w:name="_Toc347853534"/>
      <w:bookmarkStart w:id="127" w:name="_Toc221293215"/>
      <w:r w:rsidRPr="004905AC">
        <w:lastRenderedPageBreak/>
        <w:t>Clock Gating Cell</w:t>
      </w:r>
      <w:bookmarkEnd w:id="123"/>
      <w:bookmarkEnd w:id="124"/>
      <w:bookmarkEnd w:id="125"/>
    </w:p>
    <w:p w14:paraId="51B98A55" w14:textId="77777777" w:rsidR="00087C03" w:rsidRPr="004905AC" w:rsidRDefault="00087C03" w:rsidP="00087C03">
      <w:pPr>
        <w:pStyle w:val="Body"/>
        <w:rPr>
          <w:rFonts w:ascii="Palatino Linotype" w:hAnsi="Palatino Linotype"/>
        </w:rPr>
      </w:pPr>
      <w:r w:rsidRPr="004905AC">
        <w:rPr>
          <w:rFonts w:ascii="Palatino Linotype" w:hAnsi="Palatino Linotype"/>
        </w:rPr>
        <w:t>NetSpeed NoC RTL uses “ns_cg_cell” as the clock gating cell. The definition of the cell is given below</w:t>
      </w:r>
    </w:p>
    <w:p w14:paraId="55FCCEE6" w14:textId="77777777" w:rsidR="00087C03" w:rsidRPr="004905AC" w:rsidRDefault="00087C03" w:rsidP="00087C03">
      <w:pPr>
        <w:pStyle w:val="Command"/>
      </w:pPr>
    </w:p>
    <w:p w14:paraId="5E9A2D3D" w14:textId="77777777" w:rsidR="00087C03" w:rsidRPr="004905AC" w:rsidRDefault="00087C03" w:rsidP="00087C03">
      <w:pPr>
        <w:pStyle w:val="Command"/>
        <w:rPr>
          <w:rFonts w:cs="Courier New"/>
        </w:rPr>
      </w:pPr>
      <w:r w:rsidRPr="004905AC">
        <w:rPr>
          <w:rFonts w:cs="Courier New"/>
        </w:rPr>
        <w:t>module ns_cg_cell</w:t>
      </w:r>
    </w:p>
    <w:p w14:paraId="5BC65546" w14:textId="77777777" w:rsidR="00087C03" w:rsidRPr="004905AC" w:rsidRDefault="00087C03" w:rsidP="00087C03">
      <w:pPr>
        <w:pStyle w:val="Command"/>
        <w:rPr>
          <w:rFonts w:cs="Courier New"/>
        </w:rPr>
      </w:pPr>
      <w:r w:rsidRPr="004905AC">
        <w:rPr>
          <w:rFonts w:cs="Courier New"/>
        </w:rPr>
        <w:t>(</w:t>
      </w:r>
    </w:p>
    <w:p w14:paraId="62C24FA5" w14:textId="77777777" w:rsidR="00087C03" w:rsidRPr="004905AC" w:rsidRDefault="00087C03" w:rsidP="00087C03">
      <w:pPr>
        <w:pStyle w:val="Command"/>
        <w:rPr>
          <w:rFonts w:cs="Courier New"/>
        </w:rPr>
      </w:pPr>
      <w:r w:rsidRPr="004905AC">
        <w:rPr>
          <w:rFonts w:cs="Courier New"/>
        </w:rPr>
        <w:t xml:space="preserve">   input     en,</w:t>
      </w:r>
    </w:p>
    <w:p w14:paraId="53765863" w14:textId="77777777" w:rsidR="00087C03" w:rsidRPr="004905AC" w:rsidRDefault="00087C03" w:rsidP="00087C03">
      <w:pPr>
        <w:pStyle w:val="Command"/>
        <w:rPr>
          <w:rFonts w:cs="Courier New"/>
        </w:rPr>
      </w:pPr>
      <w:r w:rsidRPr="004905AC">
        <w:rPr>
          <w:rFonts w:cs="Courier New"/>
        </w:rPr>
        <w:t xml:space="preserve">   input     clk,</w:t>
      </w:r>
    </w:p>
    <w:p w14:paraId="7E29B9EF" w14:textId="77777777" w:rsidR="00087C03" w:rsidRPr="004905AC" w:rsidRDefault="00087C03" w:rsidP="00087C03">
      <w:pPr>
        <w:pStyle w:val="Command"/>
        <w:rPr>
          <w:rFonts w:cs="Courier New"/>
        </w:rPr>
      </w:pPr>
      <w:r w:rsidRPr="004905AC">
        <w:rPr>
          <w:rFonts w:cs="Courier New"/>
        </w:rPr>
        <w:t xml:space="preserve">   input     scan_mode,</w:t>
      </w:r>
    </w:p>
    <w:p w14:paraId="21CEFC37" w14:textId="77777777" w:rsidR="00087C03" w:rsidRPr="004905AC" w:rsidRDefault="00087C03" w:rsidP="00087C03">
      <w:pPr>
        <w:pStyle w:val="Command"/>
        <w:rPr>
          <w:rFonts w:cs="Courier New"/>
        </w:rPr>
      </w:pPr>
      <w:r w:rsidRPr="004905AC">
        <w:rPr>
          <w:rFonts w:cs="Courier New"/>
        </w:rPr>
        <w:t xml:space="preserve">   output    eclk</w:t>
      </w:r>
    </w:p>
    <w:p w14:paraId="1CAE7D29" w14:textId="77777777" w:rsidR="00087C03" w:rsidRPr="004905AC" w:rsidRDefault="00087C03" w:rsidP="00087C03">
      <w:pPr>
        <w:pStyle w:val="Command"/>
        <w:rPr>
          <w:rFonts w:cs="Courier New"/>
        </w:rPr>
      </w:pPr>
      <w:r w:rsidRPr="004905AC">
        <w:rPr>
          <w:rFonts w:cs="Courier New"/>
        </w:rPr>
        <w:t>);</w:t>
      </w:r>
    </w:p>
    <w:p w14:paraId="6D0443B1" w14:textId="77777777" w:rsidR="00087C03" w:rsidRPr="004905AC" w:rsidRDefault="00087C03" w:rsidP="00087C03">
      <w:pPr>
        <w:pStyle w:val="Command"/>
        <w:rPr>
          <w:rFonts w:cs="Courier New"/>
        </w:rPr>
      </w:pPr>
    </w:p>
    <w:p w14:paraId="57A5C72C" w14:textId="77777777" w:rsidR="00087C03" w:rsidRPr="004905AC" w:rsidRDefault="00087C03" w:rsidP="00087C03">
      <w:pPr>
        <w:pStyle w:val="Command"/>
        <w:rPr>
          <w:rFonts w:cs="Courier New"/>
        </w:rPr>
      </w:pPr>
      <w:r w:rsidRPr="004905AC">
        <w:rPr>
          <w:rFonts w:cs="Courier New"/>
        </w:rPr>
        <w:t>`ifndef GATES</w:t>
      </w:r>
    </w:p>
    <w:p w14:paraId="0DD6D627" w14:textId="77777777" w:rsidR="00087C03" w:rsidRPr="004905AC" w:rsidRDefault="00087C03" w:rsidP="00087C03">
      <w:pPr>
        <w:pStyle w:val="Command"/>
        <w:rPr>
          <w:rFonts w:cs="Courier New"/>
        </w:rPr>
      </w:pPr>
    </w:p>
    <w:p w14:paraId="05E2509E" w14:textId="77777777" w:rsidR="00087C03" w:rsidRPr="004905AC" w:rsidRDefault="00087C03" w:rsidP="00087C03">
      <w:pPr>
        <w:pStyle w:val="Command"/>
        <w:rPr>
          <w:rFonts w:cs="Courier New"/>
        </w:rPr>
      </w:pPr>
      <w:r w:rsidRPr="004905AC">
        <w:rPr>
          <w:rFonts w:cs="Courier New"/>
        </w:rPr>
        <w:t>reg    d_latch;</w:t>
      </w:r>
    </w:p>
    <w:p w14:paraId="563B6496" w14:textId="77777777" w:rsidR="00087C03" w:rsidRPr="004905AC" w:rsidRDefault="00087C03" w:rsidP="00087C03">
      <w:pPr>
        <w:pStyle w:val="Command"/>
        <w:rPr>
          <w:rFonts w:cs="Courier New"/>
        </w:rPr>
      </w:pPr>
      <w:r w:rsidRPr="004905AC">
        <w:rPr>
          <w:rFonts w:cs="Courier New"/>
        </w:rPr>
        <w:t>wire   cg_en;</w:t>
      </w:r>
    </w:p>
    <w:p w14:paraId="3F8EA842" w14:textId="77777777" w:rsidR="00087C03" w:rsidRPr="004905AC" w:rsidRDefault="00087C03" w:rsidP="00087C03">
      <w:pPr>
        <w:pStyle w:val="Command"/>
        <w:rPr>
          <w:rFonts w:cs="Courier New"/>
        </w:rPr>
      </w:pPr>
    </w:p>
    <w:p w14:paraId="5ED9B6AE" w14:textId="77777777" w:rsidR="00087C03" w:rsidRPr="004905AC" w:rsidRDefault="00087C03" w:rsidP="00087C03">
      <w:pPr>
        <w:pStyle w:val="Command"/>
        <w:rPr>
          <w:rFonts w:cs="Courier New"/>
        </w:rPr>
      </w:pPr>
      <w:r w:rsidRPr="004905AC">
        <w:rPr>
          <w:rFonts w:cs="Courier New"/>
        </w:rPr>
        <w:t>assign cg_en = scan_mode | en;</w:t>
      </w:r>
    </w:p>
    <w:p w14:paraId="49A99F7B" w14:textId="77777777" w:rsidR="00087C03" w:rsidRDefault="00087C03" w:rsidP="00087C03">
      <w:pPr>
        <w:pStyle w:val="Command"/>
        <w:rPr>
          <w:rFonts w:cs="Courier New"/>
        </w:rPr>
      </w:pPr>
      <w:r w:rsidRPr="004905AC">
        <w:rPr>
          <w:rFonts w:cs="Courier New"/>
        </w:rPr>
        <w:t>always @(cg_en or clk) begin</w:t>
      </w:r>
    </w:p>
    <w:p w14:paraId="3E3B9D0F" w14:textId="0B57FB57" w:rsidR="00087C03" w:rsidRPr="004905AC" w:rsidRDefault="00087C03" w:rsidP="00087C03">
      <w:pPr>
        <w:pStyle w:val="Command"/>
        <w:rPr>
          <w:rFonts w:cs="Courier New"/>
        </w:rPr>
      </w:pPr>
      <w:r w:rsidRPr="004905AC">
        <w:rPr>
          <w:rFonts w:cs="Courier New"/>
        </w:rPr>
        <w:t xml:space="preserve">    if (~clk)</w:t>
      </w:r>
    </w:p>
    <w:p w14:paraId="100517BA" w14:textId="77777777" w:rsidR="00087C03" w:rsidRPr="004905AC" w:rsidRDefault="00087C03" w:rsidP="00087C03">
      <w:pPr>
        <w:pStyle w:val="Command"/>
        <w:rPr>
          <w:rFonts w:cs="Courier New"/>
        </w:rPr>
      </w:pPr>
      <w:r w:rsidRPr="004905AC">
        <w:rPr>
          <w:rFonts w:cs="Courier New"/>
        </w:rPr>
        <w:t xml:space="preserve">       d_latch &lt;= cg_en;</w:t>
      </w:r>
    </w:p>
    <w:p w14:paraId="2E6BF4CA" w14:textId="77777777" w:rsidR="00087C03" w:rsidRPr="004905AC" w:rsidRDefault="00087C03" w:rsidP="00087C03">
      <w:pPr>
        <w:pStyle w:val="Command"/>
        <w:rPr>
          <w:rFonts w:cs="Courier New"/>
        </w:rPr>
      </w:pPr>
      <w:r w:rsidRPr="004905AC">
        <w:rPr>
          <w:rFonts w:cs="Courier New"/>
        </w:rPr>
        <w:t>end</w:t>
      </w:r>
    </w:p>
    <w:p w14:paraId="7E9AC863" w14:textId="77777777" w:rsidR="00087C03" w:rsidRPr="004905AC" w:rsidRDefault="00087C03" w:rsidP="00087C03">
      <w:pPr>
        <w:pStyle w:val="Command"/>
        <w:rPr>
          <w:rFonts w:cs="Courier New"/>
        </w:rPr>
      </w:pPr>
      <w:r w:rsidRPr="004905AC">
        <w:rPr>
          <w:rFonts w:cs="Courier New"/>
        </w:rPr>
        <w:t>assign eclk = d_latch &amp; clk;</w:t>
      </w:r>
    </w:p>
    <w:p w14:paraId="13068A75" w14:textId="77777777" w:rsidR="00087C03" w:rsidRPr="004905AC" w:rsidRDefault="00087C03" w:rsidP="00087C03">
      <w:pPr>
        <w:pStyle w:val="Command"/>
        <w:rPr>
          <w:rFonts w:cs="Courier New"/>
        </w:rPr>
      </w:pPr>
    </w:p>
    <w:p w14:paraId="7CFA7428" w14:textId="77777777" w:rsidR="00087C03" w:rsidRPr="004905AC" w:rsidRDefault="00087C03" w:rsidP="00087C03">
      <w:pPr>
        <w:pStyle w:val="Command"/>
        <w:rPr>
          <w:rFonts w:cs="Courier New"/>
        </w:rPr>
      </w:pPr>
      <w:r w:rsidRPr="004905AC">
        <w:rPr>
          <w:rFonts w:cs="Courier New"/>
        </w:rPr>
        <w:t>`else</w:t>
      </w:r>
    </w:p>
    <w:p w14:paraId="2F471194" w14:textId="77777777" w:rsidR="00087C03" w:rsidRPr="004905AC" w:rsidRDefault="00087C03" w:rsidP="00087C03">
      <w:pPr>
        <w:pStyle w:val="Command"/>
        <w:rPr>
          <w:rFonts w:cs="Courier New"/>
        </w:rPr>
      </w:pPr>
    </w:p>
    <w:p w14:paraId="547A15BC" w14:textId="77777777" w:rsidR="00087C03" w:rsidRPr="004905AC" w:rsidRDefault="00087C03" w:rsidP="00087C03">
      <w:pPr>
        <w:pStyle w:val="Command"/>
        <w:rPr>
          <w:rFonts w:cs="Courier New"/>
        </w:rPr>
      </w:pPr>
      <w:r w:rsidRPr="004905AC">
        <w:rPr>
          <w:rFonts w:cs="Courier New"/>
        </w:rPr>
        <w:t>PREICG_X2B_A9TR(.CK(clk), .E(en), .ECK(eclk), .SE(scan_mode));</w:t>
      </w:r>
    </w:p>
    <w:p w14:paraId="6AA0A543" w14:textId="77777777" w:rsidR="00087C03" w:rsidRPr="004905AC" w:rsidRDefault="00087C03" w:rsidP="00087C03">
      <w:pPr>
        <w:pStyle w:val="Command"/>
        <w:rPr>
          <w:rFonts w:cs="Courier New"/>
        </w:rPr>
      </w:pPr>
    </w:p>
    <w:p w14:paraId="2FF0DE9F" w14:textId="77777777" w:rsidR="00087C03" w:rsidRPr="004905AC" w:rsidRDefault="00087C03" w:rsidP="00087C03">
      <w:pPr>
        <w:pStyle w:val="Command"/>
        <w:rPr>
          <w:rFonts w:cs="Courier New"/>
        </w:rPr>
      </w:pPr>
      <w:r w:rsidRPr="004905AC">
        <w:rPr>
          <w:rFonts w:cs="Courier New"/>
        </w:rPr>
        <w:t>`endif</w:t>
      </w:r>
    </w:p>
    <w:p w14:paraId="46994716" w14:textId="77777777" w:rsidR="00087C03" w:rsidRPr="004905AC" w:rsidRDefault="00087C03" w:rsidP="00087C03">
      <w:pPr>
        <w:pStyle w:val="Command"/>
        <w:rPr>
          <w:rFonts w:cs="Courier New"/>
        </w:rPr>
      </w:pPr>
    </w:p>
    <w:p w14:paraId="01490238" w14:textId="77777777" w:rsidR="00087C03" w:rsidRPr="004905AC" w:rsidRDefault="00087C03" w:rsidP="00087C03">
      <w:pPr>
        <w:pStyle w:val="Command"/>
        <w:rPr>
          <w:rFonts w:cs="Courier New"/>
        </w:rPr>
      </w:pPr>
      <w:r w:rsidRPr="004905AC">
        <w:rPr>
          <w:rFonts w:cs="Courier New"/>
        </w:rPr>
        <w:t>endmodule</w:t>
      </w:r>
    </w:p>
    <w:p w14:paraId="68E6CF0C" w14:textId="77777777" w:rsidR="00087C03" w:rsidRPr="004905AC" w:rsidRDefault="00087C03" w:rsidP="00087C03">
      <w:pPr>
        <w:pStyle w:val="Body"/>
        <w:rPr>
          <w:rFonts w:ascii="Palatino Linotype" w:hAnsi="Palatino Linotype"/>
        </w:rPr>
      </w:pPr>
    </w:p>
    <w:p w14:paraId="79A1DBBE" w14:textId="77777777" w:rsidR="00087C03" w:rsidRPr="004905AC" w:rsidRDefault="00087C03" w:rsidP="00087C03">
      <w:pPr>
        <w:pStyle w:val="Body"/>
        <w:rPr>
          <w:rFonts w:ascii="Palatino Linotype" w:hAnsi="Palatino Linotype"/>
        </w:rPr>
      </w:pPr>
      <w:r w:rsidRPr="004905AC">
        <w:rPr>
          <w:rFonts w:ascii="Palatino Linotype" w:hAnsi="Palatino Linotype"/>
        </w:rPr>
        <w:t>This module can be found in noc_modifiable_rtl directory of the tarball. For synthesis purposes user can define the clock gating cell from their library instead of “</w:t>
      </w:r>
      <w:r w:rsidRPr="004905AC">
        <w:rPr>
          <w:rFonts w:ascii="Palatino Linotype" w:hAnsi="Palatino Linotype" w:cs="Courier New"/>
        </w:rPr>
        <w:t xml:space="preserve">PREICG_X2B_A9TR” </w:t>
      </w:r>
      <w:r w:rsidRPr="004905AC">
        <w:rPr>
          <w:rFonts w:ascii="Palatino Linotype" w:hAnsi="Palatino Linotype"/>
        </w:rPr>
        <w:t xml:space="preserve">mentioned above. </w:t>
      </w:r>
    </w:p>
    <w:p w14:paraId="51781244" w14:textId="77777777" w:rsidR="00087C03" w:rsidRPr="004905AC" w:rsidRDefault="00087C03" w:rsidP="00087C03">
      <w:pPr>
        <w:pStyle w:val="Body"/>
        <w:rPr>
          <w:rFonts w:ascii="Palatino Linotype" w:hAnsi="Palatino Linotype"/>
        </w:rPr>
      </w:pPr>
    </w:p>
    <w:p w14:paraId="0661997E" w14:textId="77777777" w:rsidR="00087C03" w:rsidRPr="004905AC" w:rsidRDefault="00087C03" w:rsidP="00087C03">
      <w:pPr>
        <w:pStyle w:val="Body"/>
        <w:rPr>
          <w:rFonts w:ascii="Palatino Linotype" w:hAnsi="Palatino Linotype"/>
        </w:rPr>
      </w:pPr>
      <w:r w:rsidRPr="004905AC">
        <w:rPr>
          <w:rFonts w:ascii="Palatino Linotype" w:hAnsi="Palatino Linotype"/>
        </w:rPr>
        <w:lastRenderedPageBreak/>
        <w:t>Special attention should be given while routing “*_cg_busy” signals between NoC elements. These are timing critical clock gating signals. It is recommended to use higher layers (thicker) for these signals when possible. Non-minimum spacing and shielding will reduce crosstalk related</w:t>
      </w:r>
    </w:p>
    <w:p w14:paraId="5BF919CB" w14:textId="77777777" w:rsidR="00087C03" w:rsidRPr="004905AC" w:rsidRDefault="00087C03" w:rsidP="00087C03">
      <w:pPr>
        <w:pStyle w:val="Heading3"/>
      </w:pPr>
      <w:bookmarkStart w:id="128" w:name="_Toc416343506"/>
      <w:bookmarkStart w:id="129" w:name="_Toc308595962"/>
      <w:r w:rsidRPr="004905AC">
        <w:t>NoC Clock tree</w:t>
      </w:r>
      <w:bookmarkEnd w:id="126"/>
      <w:bookmarkEnd w:id="128"/>
      <w:bookmarkEnd w:id="129"/>
    </w:p>
    <w:p w14:paraId="7E5F67B2"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NoC implementations can span the entire chip; however the concern can be the overall clock skew budget. To address this concern implementer can break up overall chip clock skew into two skew groups, global clock skew group and local clock skew group. NoC is architecturally independent of global clock skew. It is really important to keep local clock skew as minimum as possible. </w:t>
      </w:r>
    </w:p>
    <w:p w14:paraId="2D1A0789" w14:textId="77777777" w:rsidR="00087C03" w:rsidRPr="004905AC" w:rsidRDefault="00087C03" w:rsidP="00087C03">
      <w:pPr>
        <w:pStyle w:val="Heading3"/>
      </w:pPr>
      <w:bookmarkStart w:id="130" w:name="_Toc416343507"/>
      <w:bookmarkStart w:id="131" w:name="_Toc308595963"/>
      <w:r w:rsidRPr="004905AC">
        <w:t>Reset</w:t>
      </w:r>
      <w:bookmarkEnd w:id="127"/>
      <w:bookmarkEnd w:id="130"/>
      <w:bookmarkEnd w:id="131"/>
    </w:p>
    <w:p w14:paraId="5A9FCD96"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The NoC elements are reset using an asynchronous assert, synchronous de-assert reset scheme. </w:t>
      </w:r>
      <w:r w:rsidRPr="004905AC">
        <w:rPr>
          <w:rFonts w:ascii="Palatino Linotype" w:hAnsi="Palatino Linotype"/>
        </w:rPr>
        <w:fldChar w:fldCharType="begin"/>
      </w:r>
      <w:r w:rsidRPr="004905AC">
        <w:rPr>
          <w:rFonts w:ascii="Palatino Linotype" w:hAnsi="Palatino Linotype"/>
        </w:rPr>
        <w:instrText xml:space="preserve"> REF _Ref349310494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16</w:t>
      </w:r>
      <w:r w:rsidRPr="004905AC">
        <w:rPr>
          <w:rFonts w:ascii="Palatino Linotype" w:hAnsi="Palatino Linotype"/>
        </w:rPr>
        <w:fldChar w:fldCharType="end"/>
      </w:r>
      <w:r w:rsidRPr="004905AC">
        <w:rPr>
          <w:rFonts w:ascii="Palatino Linotype" w:hAnsi="Palatino Linotype"/>
        </w:rPr>
        <w:t xml:space="preserve"> shows the reset logic used in each NoC component.</w:t>
      </w:r>
    </w:p>
    <w:p w14:paraId="3F9EE3E3" w14:textId="77777777" w:rsidR="00087C03" w:rsidRPr="004905AC" w:rsidRDefault="00087C03" w:rsidP="00087C03">
      <w:pPr>
        <w:pStyle w:val="Body"/>
        <w:rPr>
          <w:rFonts w:ascii="Palatino Linotype" w:hAnsi="Palatino Linotype"/>
        </w:rPr>
      </w:pPr>
    </w:p>
    <w:p w14:paraId="4D9940A0" w14:textId="77777777" w:rsidR="00087C03" w:rsidRPr="004905AC" w:rsidRDefault="00087C03" w:rsidP="00087C03">
      <w:pPr>
        <w:pStyle w:val="Body"/>
        <w:keepNext/>
        <w:tabs>
          <w:tab w:val="left" w:pos="720"/>
        </w:tabs>
        <w:jc w:val="center"/>
        <w:rPr>
          <w:rFonts w:ascii="Palatino Linotype" w:hAnsi="Palatino Linotype"/>
        </w:rPr>
      </w:pPr>
      <w:r w:rsidRPr="004905AC">
        <w:rPr>
          <w:rFonts w:ascii="Palatino Linotype" w:hAnsi="Palatino Linotype"/>
          <w:noProof/>
          <w:color w:val="1F497D"/>
        </w:rPr>
        <w:drawing>
          <wp:inline distT="0" distB="0" distL="0" distR="0" wp14:anchorId="1F38FCDE" wp14:editId="6849871F">
            <wp:extent cx="4150995" cy="110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995" cy="1109345"/>
                    </a:xfrm>
                    <a:prstGeom prst="rect">
                      <a:avLst/>
                    </a:prstGeom>
                    <a:noFill/>
                    <a:ln>
                      <a:noFill/>
                    </a:ln>
                  </pic:spPr>
                </pic:pic>
              </a:graphicData>
            </a:graphic>
          </wp:inline>
        </w:drawing>
      </w:r>
    </w:p>
    <w:p w14:paraId="0B5106B5" w14:textId="77777777" w:rsidR="00087C03" w:rsidRPr="004905AC" w:rsidRDefault="00087C03" w:rsidP="00087C03">
      <w:pPr>
        <w:pStyle w:val="Caption"/>
        <w:jc w:val="center"/>
        <w:rPr>
          <w:rFonts w:ascii="Palatino Linotype" w:hAnsi="Palatino Linotype"/>
          <w:b/>
        </w:rPr>
      </w:pPr>
      <w:bookmarkStart w:id="132" w:name="_Ref349310494"/>
      <w:bookmarkStart w:id="133" w:name="_Toc416343529"/>
      <w:bookmarkStart w:id="134" w:name="_Toc308595985"/>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16</w:t>
      </w:r>
      <w:r w:rsidRPr="004905AC">
        <w:rPr>
          <w:rFonts w:ascii="Palatino Linotype" w:hAnsi="Palatino Linotype"/>
          <w:b/>
          <w:noProof/>
        </w:rPr>
        <w:fldChar w:fldCharType="end"/>
      </w:r>
      <w:bookmarkEnd w:id="132"/>
      <w:r w:rsidRPr="004905AC">
        <w:rPr>
          <w:rFonts w:ascii="Palatino Linotype" w:hAnsi="Palatino Linotype"/>
        </w:rPr>
        <w:t>: Reset logic</w:t>
      </w:r>
      <w:bookmarkEnd w:id="133"/>
      <w:bookmarkEnd w:id="134"/>
    </w:p>
    <w:p w14:paraId="3E7AF34B" w14:textId="77777777" w:rsidR="00087C03" w:rsidRPr="004905AC" w:rsidRDefault="00087C03" w:rsidP="00087C03">
      <w:pPr>
        <w:pStyle w:val="Body"/>
        <w:rPr>
          <w:rFonts w:ascii="Palatino Linotype" w:hAnsi="Palatino Linotype"/>
        </w:rPr>
      </w:pPr>
      <w:r w:rsidRPr="004905AC">
        <w:rPr>
          <w:rFonts w:ascii="Palatino Linotype" w:hAnsi="Palatino Linotype"/>
        </w:rPr>
        <w:t>Top level reset timing requirements are:</w:t>
      </w:r>
    </w:p>
    <w:p w14:paraId="0DD45E2A" w14:textId="77777777" w:rsidR="00087C03" w:rsidRPr="004905AC" w:rsidRDefault="00087C03" w:rsidP="00087C03">
      <w:pPr>
        <w:pStyle w:val="Body"/>
        <w:numPr>
          <w:ilvl w:val="0"/>
          <w:numId w:val="30"/>
        </w:numPr>
        <w:tabs>
          <w:tab w:val="left" w:pos="720"/>
        </w:tabs>
        <w:spacing w:after="0" w:line="240" w:lineRule="auto"/>
        <w:rPr>
          <w:rFonts w:ascii="Palatino Linotype" w:hAnsi="Palatino Linotype"/>
        </w:rPr>
      </w:pPr>
      <w:r w:rsidRPr="004905AC">
        <w:rPr>
          <w:rFonts w:ascii="Palatino Linotype" w:hAnsi="Palatino Linotype"/>
        </w:rPr>
        <w:t xml:space="preserve">Reset is asserted for at least 16 NoC core clock cycles. </w:t>
      </w:r>
    </w:p>
    <w:p w14:paraId="272D2389" w14:textId="77777777" w:rsidR="00087C03" w:rsidRPr="004905AC" w:rsidRDefault="00087C03" w:rsidP="00087C03">
      <w:pPr>
        <w:pStyle w:val="Body"/>
        <w:numPr>
          <w:ilvl w:val="0"/>
          <w:numId w:val="30"/>
        </w:numPr>
        <w:tabs>
          <w:tab w:val="left" w:pos="720"/>
        </w:tabs>
        <w:spacing w:after="0" w:line="240" w:lineRule="auto"/>
        <w:rPr>
          <w:rFonts w:ascii="Palatino Linotype" w:hAnsi="Palatino Linotype"/>
        </w:rPr>
      </w:pPr>
      <w:r w:rsidRPr="004905AC">
        <w:rPr>
          <w:rFonts w:ascii="Palatino Linotype" w:hAnsi="Palatino Linotype"/>
        </w:rPr>
        <w:t>Reset should be identical to all modules (bridge, router, pipeline and register bus modules) i.e. reset falling edge should be in the same cycle for each NoC element.</w:t>
      </w:r>
    </w:p>
    <w:p w14:paraId="09B9140B" w14:textId="77777777" w:rsidR="00087C03" w:rsidRPr="004905AC" w:rsidRDefault="00087C03" w:rsidP="00087C03">
      <w:pPr>
        <w:pStyle w:val="Heading3"/>
      </w:pPr>
      <w:bookmarkStart w:id="135" w:name="_Toc416343508"/>
      <w:bookmarkStart w:id="136" w:name="_Toc308595964"/>
      <w:r w:rsidRPr="004905AC">
        <w:t>Standard Cells</w:t>
      </w:r>
      <w:bookmarkEnd w:id="113"/>
      <w:bookmarkEnd w:id="135"/>
      <w:bookmarkEnd w:id="136"/>
    </w:p>
    <w:p w14:paraId="1C42923C"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All NoC elements are synthesizable using generally available standard cell libraries. The required elements can minimally be expressed as rising-edge triggered flip-flops, async set flip-flops (for reset logic in </w:t>
      </w:r>
      <w:r w:rsidRPr="004905AC">
        <w:rPr>
          <w:rFonts w:ascii="Palatino Linotype" w:hAnsi="Palatino Linotype"/>
        </w:rPr>
        <w:fldChar w:fldCharType="begin"/>
      </w:r>
      <w:r w:rsidRPr="004905AC">
        <w:rPr>
          <w:rFonts w:ascii="Palatino Linotype" w:hAnsi="Palatino Linotype"/>
        </w:rPr>
        <w:instrText xml:space="preserve"> REF _Ref349310494 \h  \* MERGEFORMAT </w:instrText>
      </w:r>
      <w:r w:rsidRPr="004905AC">
        <w:rPr>
          <w:rFonts w:ascii="Palatino Linotype" w:hAnsi="Palatino Linotype"/>
        </w:rPr>
      </w:r>
      <w:r w:rsidRPr="004905AC">
        <w:rPr>
          <w:rFonts w:ascii="Palatino Linotype" w:hAnsi="Palatino Linotype"/>
        </w:rPr>
        <w:fldChar w:fldCharType="separate"/>
      </w:r>
      <w:r w:rsidR="00B241E0" w:rsidRPr="004905AC">
        <w:rPr>
          <w:rFonts w:ascii="Palatino Linotype" w:hAnsi="Palatino Linotype"/>
        </w:rPr>
        <w:t xml:space="preserve">Figure </w:t>
      </w:r>
      <w:r w:rsidR="00B241E0">
        <w:rPr>
          <w:rFonts w:ascii="Palatino Linotype" w:hAnsi="Palatino Linotype"/>
          <w:noProof/>
        </w:rPr>
        <w:t>16</w:t>
      </w:r>
      <w:r w:rsidRPr="004905AC">
        <w:rPr>
          <w:rFonts w:ascii="Palatino Linotype" w:hAnsi="Palatino Linotype"/>
        </w:rPr>
        <w:fldChar w:fldCharType="end"/>
      </w:r>
      <w:r w:rsidRPr="004905AC">
        <w:rPr>
          <w:rFonts w:ascii="Palatino Linotype" w:hAnsi="Palatino Linotype"/>
        </w:rPr>
        <w:t>), basic 2 and 3 input logic functions (nand, nor, and, or, xor), multiplexors, and buffers and inverters. No special cells like one hot muxes or any other pass-gate type of cells are required and the resulting design is fully scan compliant and easy to constrain using SDC.</w:t>
      </w:r>
    </w:p>
    <w:p w14:paraId="40F0D007" w14:textId="77777777" w:rsidR="00087C03" w:rsidRPr="004905AC" w:rsidRDefault="00087C03" w:rsidP="00087C03">
      <w:pPr>
        <w:pStyle w:val="Heading3"/>
      </w:pPr>
      <w:bookmarkStart w:id="137" w:name="_Toc221293228"/>
      <w:bookmarkStart w:id="138" w:name="_Toc416343509"/>
      <w:bookmarkStart w:id="139" w:name="_Toc308595965"/>
      <w:r w:rsidRPr="004905AC">
        <w:lastRenderedPageBreak/>
        <w:t>Channel Routing</w:t>
      </w:r>
      <w:bookmarkEnd w:id="137"/>
      <w:bookmarkEnd w:id="138"/>
      <w:bookmarkEnd w:id="139"/>
    </w:p>
    <w:p w14:paraId="71697A47" w14:textId="77777777" w:rsidR="00087C03" w:rsidRPr="004905AC" w:rsidRDefault="00087C03" w:rsidP="00087C03">
      <w:pPr>
        <w:pStyle w:val="Body"/>
        <w:rPr>
          <w:rFonts w:ascii="Palatino Linotype" w:hAnsi="Palatino Linotype"/>
        </w:rPr>
      </w:pPr>
      <w:r w:rsidRPr="004905AC">
        <w:rPr>
          <w:rFonts w:ascii="Palatino Linotype" w:hAnsi="Palatino Linotype"/>
        </w:rPr>
        <w:t>Routing between NoC Routers are potentially wide parallel buses. As with most full chip routing it is recommended to use higher layers (thicker) for longer routes when possible. Non-minimum spacing will reduce crosstalk related signal delays.</w:t>
      </w:r>
    </w:p>
    <w:p w14:paraId="7684D88C" w14:textId="77777777" w:rsidR="00087C03" w:rsidRPr="004905AC" w:rsidRDefault="00087C03" w:rsidP="00087C03">
      <w:pPr>
        <w:pStyle w:val="Heading3"/>
      </w:pPr>
      <w:bookmarkStart w:id="140" w:name="_Toc221293229"/>
      <w:bookmarkStart w:id="141" w:name="_Toc416343510"/>
      <w:bookmarkStart w:id="142" w:name="_Toc308595966"/>
      <w:r w:rsidRPr="004905AC">
        <w:t>Repeaters</w:t>
      </w:r>
      <w:bookmarkEnd w:id="140"/>
      <w:bookmarkEnd w:id="141"/>
      <w:bookmarkEnd w:id="142"/>
    </w:p>
    <w:p w14:paraId="61745C48" w14:textId="77777777" w:rsidR="00087C03" w:rsidRPr="004905AC" w:rsidRDefault="00087C03" w:rsidP="00087C03">
      <w:pPr>
        <w:pStyle w:val="Body"/>
        <w:rPr>
          <w:rFonts w:ascii="Palatino Linotype" w:hAnsi="Palatino Linotype"/>
        </w:rPr>
      </w:pPr>
      <w:r w:rsidRPr="004905AC">
        <w:rPr>
          <w:rFonts w:ascii="Palatino Linotype" w:hAnsi="Palatino Linotype"/>
        </w:rPr>
        <w:t>All NoC interconnections are point to point which should work well with whatever top-level repeater flow is in place. As usual, good repeater methodology is encouraged. Design frequencies and targets vary so some rule of thumb guidelines are presented.</w:t>
      </w:r>
    </w:p>
    <w:p w14:paraId="480525E0"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Keep edge rates below 20% of the cycle time</w:t>
      </w:r>
    </w:p>
    <w:p w14:paraId="088AD58D"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Non minimum metal spacing to reduce crosstalk (1.5-2.0x if possible)</w:t>
      </w:r>
    </w:p>
    <w:p w14:paraId="512F2729" w14:textId="77777777" w:rsidR="00087C03" w:rsidRPr="004905AC" w:rsidRDefault="00087C03" w:rsidP="00087C03">
      <w:pPr>
        <w:pStyle w:val="Body"/>
        <w:numPr>
          <w:ilvl w:val="0"/>
          <w:numId w:val="29"/>
        </w:numPr>
        <w:tabs>
          <w:tab w:val="left" w:pos="720"/>
        </w:tabs>
        <w:spacing w:after="0" w:line="240" w:lineRule="auto"/>
        <w:rPr>
          <w:rFonts w:ascii="Palatino Linotype" w:hAnsi="Palatino Linotype"/>
        </w:rPr>
      </w:pPr>
      <w:r w:rsidRPr="004905AC">
        <w:rPr>
          <w:rFonts w:ascii="Palatino Linotype" w:hAnsi="Palatino Linotype"/>
        </w:rPr>
        <w:t>Favor the higher (thicker) metal layers for long signal runs</w:t>
      </w:r>
    </w:p>
    <w:p w14:paraId="18FE3ECB" w14:textId="77777777" w:rsidR="00087C03" w:rsidRPr="004905AC" w:rsidRDefault="00087C03" w:rsidP="00087C03">
      <w:pPr>
        <w:pStyle w:val="Body"/>
        <w:tabs>
          <w:tab w:val="left" w:pos="720"/>
        </w:tabs>
        <w:ind w:left="720"/>
        <w:rPr>
          <w:rFonts w:ascii="Palatino Linotype" w:hAnsi="Palatino Linotype"/>
        </w:rPr>
      </w:pPr>
    </w:p>
    <w:p w14:paraId="6CBB9EA0" w14:textId="77777777" w:rsidR="00087C03" w:rsidRPr="004905AC" w:rsidRDefault="00087C03" w:rsidP="00087C03">
      <w:pPr>
        <w:pStyle w:val="Body"/>
        <w:tabs>
          <w:tab w:val="left" w:pos="720"/>
        </w:tabs>
        <w:rPr>
          <w:rFonts w:ascii="Palatino Linotype" w:hAnsi="Palatino Linotype"/>
        </w:rPr>
      </w:pPr>
      <w:r w:rsidRPr="004905AC">
        <w:rPr>
          <w:rFonts w:ascii="Palatino Linotype" w:hAnsi="Palatino Linotype" w:cs="Calibri"/>
          <w:szCs w:val="30"/>
        </w:rPr>
        <w:t>Interconnect from one router to another is designed/generated by NocStudio according to assumptions about wire delays (RC &amp; repeater delays).  If the physical design does not match those assumptions, the architect should be informed so that NocStudio parameters can be updated.</w:t>
      </w:r>
    </w:p>
    <w:p w14:paraId="74C158C2" w14:textId="77777777" w:rsidR="00087C03" w:rsidRPr="004905AC" w:rsidRDefault="00087C03" w:rsidP="00087C03">
      <w:pPr>
        <w:pStyle w:val="Heading3"/>
      </w:pPr>
      <w:bookmarkStart w:id="143" w:name="_Toc221293232"/>
      <w:bookmarkStart w:id="144" w:name="_Toc416343511"/>
      <w:bookmarkStart w:id="145" w:name="_Toc308595967"/>
      <w:r w:rsidRPr="004905AC">
        <w:t>Repeaters &amp; Power Grid</w:t>
      </w:r>
      <w:bookmarkEnd w:id="143"/>
      <w:bookmarkEnd w:id="144"/>
      <w:bookmarkEnd w:id="145"/>
    </w:p>
    <w:p w14:paraId="3876F566" w14:textId="77777777" w:rsidR="00087C03" w:rsidRPr="004905AC" w:rsidRDefault="00087C03" w:rsidP="00087C03">
      <w:pPr>
        <w:pStyle w:val="Body"/>
        <w:rPr>
          <w:rFonts w:ascii="Palatino Linotype" w:hAnsi="Palatino Linotype"/>
        </w:rPr>
      </w:pPr>
      <w:r w:rsidRPr="004905AC">
        <w:rPr>
          <w:rFonts w:ascii="Palatino Linotype" w:hAnsi="Palatino Linotype"/>
        </w:rPr>
        <w:t>If the selected NoC design uses very wide buses to achieve high data bandwidth, care should be taken to analyze the standard cell power grid. Very often the power mesh for standard cells is determined using metrics corresponding to generalized logic blocks where the percentage mix of device drive strengths favors smaller devices.  In these generalized logic blocks switching of these smaller devices is spread throughout the cycle (though biased just after the rising edge of clock) as logic cascades down subsequent stages. In the NoC router, the number of logic levels is kept to a minimum to provide low latency. When the NoC design generated by NocStudio possesses very wide buses, it is likely that the number of large drivers simultaneously switching within a small area exceeds that of a standard logic mix. It is suggested that early validation of dynamic IR drop be performed to assure adequate design margin.</w:t>
      </w:r>
    </w:p>
    <w:p w14:paraId="46B12BB0" w14:textId="77777777" w:rsidR="00087C03" w:rsidRPr="004905AC" w:rsidRDefault="00087C03" w:rsidP="00087C03">
      <w:pPr>
        <w:pStyle w:val="Heading3"/>
      </w:pPr>
      <w:bookmarkStart w:id="146" w:name="_Toc221293233"/>
      <w:bookmarkStart w:id="147" w:name="_Toc416343512"/>
      <w:bookmarkStart w:id="148" w:name="_Toc308595968"/>
      <w:r w:rsidRPr="004905AC">
        <w:t>Synchronizers</w:t>
      </w:r>
      <w:bookmarkEnd w:id="146"/>
      <w:bookmarkEnd w:id="147"/>
      <w:bookmarkEnd w:id="148"/>
    </w:p>
    <w:p w14:paraId="15E5CC6B"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All synchronizers within RTL generated by NocStudio are referenced from a common module. This module uses fixed names for the DFFs which comprise the synchronizer making it easy to identify this in PD (and in verification flows). If a synchronizer cell exists in the library, providing a gate level netlist for the single </w:t>
      </w:r>
      <w:r w:rsidRPr="004905AC">
        <w:rPr>
          <w:rFonts w:ascii="Palatino Linotype" w:hAnsi="Palatino Linotype"/>
          <w:b/>
        </w:rPr>
        <w:t>ns_demet</w:t>
      </w:r>
      <w:r w:rsidRPr="004905AC">
        <w:rPr>
          <w:rFonts w:ascii="Palatino Linotype" w:hAnsi="Palatino Linotype"/>
        </w:rPr>
        <w:t xml:space="preserve"> module can provide a simple way to assure the proper gate mapping.</w:t>
      </w:r>
    </w:p>
    <w:p w14:paraId="2BDFD14E" w14:textId="77777777" w:rsidR="00087C03" w:rsidRPr="004905AC" w:rsidRDefault="00087C03" w:rsidP="00087C03">
      <w:pPr>
        <w:pStyle w:val="Body"/>
        <w:rPr>
          <w:rFonts w:ascii="Palatino Linotype" w:hAnsi="Palatino Linotype"/>
        </w:rPr>
      </w:pPr>
    </w:p>
    <w:p w14:paraId="446D6C29" w14:textId="77777777" w:rsidR="00087C03" w:rsidRPr="004905AC" w:rsidRDefault="00087C03" w:rsidP="00087C03">
      <w:pPr>
        <w:pStyle w:val="Body"/>
        <w:keepNext/>
        <w:jc w:val="center"/>
        <w:rPr>
          <w:rFonts w:ascii="Palatino Linotype" w:hAnsi="Palatino Linotype"/>
        </w:rPr>
      </w:pPr>
      <w:r w:rsidRPr="004905AC">
        <w:rPr>
          <w:rFonts w:ascii="Palatino Linotype" w:hAnsi="Palatino Linotype"/>
          <w:noProof/>
        </w:rPr>
        <w:lastRenderedPageBreak/>
        <mc:AlternateContent>
          <mc:Choice Requires="wpg">
            <w:drawing>
              <wp:inline distT="0" distB="0" distL="0" distR="0" wp14:anchorId="67D18C1F" wp14:editId="6CF9759F">
                <wp:extent cx="5494361" cy="1826466"/>
                <wp:effectExtent l="0" t="0" r="0" b="2540"/>
                <wp:docPr id="3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4361" cy="1826466"/>
                          <a:chOff x="2079912" y="1902846"/>
                          <a:chExt cx="5598626" cy="1864773"/>
                        </a:xfrm>
                      </wpg:grpSpPr>
                      <wps:wsp>
                        <wps:cNvPr id="152" name="Rectangle 152"/>
                        <wps:cNvSpPr/>
                        <wps:spPr>
                          <a:xfrm>
                            <a:off x="3264016" y="1974850"/>
                            <a:ext cx="3327283" cy="1784131"/>
                          </a:xfrm>
                          <a:prstGeom prst="rect">
                            <a:avLst/>
                          </a:prstGeom>
                          <a:solidFill>
                            <a:sysClr val="window" lastClr="FFFFFF">
                              <a:lumMod val="85000"/>
                            </a:sysClr>
                          </a:solid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g:grpSp>
                        <wpg:cNvPr id="153" name="Group 153"/>
                        <wpg:cNvGrpSpPr/>
                        <wpg:grpSpPr>
                          <a:xfrm>
                            <a:off x="3686803" y="2294684"/>
                            <a:ext cx="223597" cy="655730"/>
                            <a:chOff x="3686803" y="2294684"/>
                            <a:chExt cx="223597" cy="655730"/>
                          </a:xfrm>
                          <a:solidFill>
                            <a:sysClr val="window" lastClr="FFFFFF"/>
                          </a:solidFill>
                        </wpg:grpSpPr>
                        <wps:wsp>
                          <wps:cNvPr id="178" name="Rectangle 178"/>
                          <wps:cNvSpPr/>
                          <wps:spPr>
                            <a:xfrm>
                              <a:off x="3686803" y="2294684"/>
                              <a:ext cx="223597" cy="650967"/>
                            </a:xfrm>
                            <a:prstGeom prst="rect">
                              <a:avLst/>
                            </a:prstGeom>
                            <a:grp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79" name="Straight Connector 179"/>
                          <wps:cNvCnPr/>
                          <wps:spPr>
                            <a:xfrm rot="5400000" flipH="1" flipV="1">
                              <a:off x="3724661" y="2875797"/>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180" name="Straight Connector 180"/>
                          <wps:cNvCnPr/>
                          <wps:spPr>
                            <a:xfrm rot="16200000" flipV="1">
                              <a:off x="3785860" y="2871034"/>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g:grpSp>
                      <wps:wsp>
                        <wps:cNvPr id="154" name="TextBox 9"/>
                        <wps:cNvSpPr txBox="1"/>
                        <wps:spPr>
                          <a:xfrm>
                            <a:off x="3617177" y="2506340"/>
                            <a:ext cx="365583" cy="235988"/>
                          </a:xfrm>
                          <a:prstGeom prst="rect">
                            <a:avLst/>
                          </a:prstGeom>
                          <a:noFill/>
                        </wps:spPr>
                        <wps:txbx>
                          <w:txbxContent>
                            <w:p w14:paraId="02AA31A1" w14:textId="77777777" w:rsidR="006F24EE" w:rsidRDefault="006F24EE" w:rsidP="00087C03">
                              <w:pPr>
                                <w:pStyle w:val="NormalWeb"/>
                                <w:spacing w:before="0" w:beforeAutospacing="0" w:after="0" w:afterAutospacing="0"/>
                              </w:pPr>
                              <w:r>
                                <w:rPr>
                                  <w:rFonts w:ascii="Calibri" w:hAnsi="Calibri"/>
                                  <w:color w:val="000000"/>
                                  <w:kern w:val="24"/>
                                  <w:sz w:val="18"/>
                                  <w:szCs w:val="18"/>
                                </w:rPr>
                                <w:t>DFF</w:t>
                              </w:r>
                            </w:p>
                          </w:txbxContent>
                        </wps:txbx>
                        <wps:bodyPr wrap="none" rtlCol="0">
                          <a:spAutoFit/>
                        </wps:bodyPr>
                      </wps:wsp>
                      <wpg:grpSp>
                        <wpg:cNvPr id="155" name="Group 155"/>
                        <wpg:cNvGrpSpPr/>
                        <wpg:grpSpPr>
                          <a:xfrm>
                            <a:off x="5442175" y="2289921"/>
                            <a:ext cx="223597" cy="655730"/>
                            <a:chOff x="5442175" y="2289921"/>
                            <a:chExt cx="223597" cy="655730"/>
                          </a:xfrm>
                          <a:solidFill>
                            <a:sysClr val="window" lastClr="FFFFFF"/>
                          </a:solidFill>
                        </wpg:grpSpPr>
                        <wps:wsp>
                          <wps:cNvPr id="175" name="Rectangle 175"/>
                          <wps:cNvSpPr/>
                          <wps:spPr>
                            <a:xfrm>
                              <a:off x="5442175" y="2289921"/>
                              <a:ext cx="223597" cy="650967"/>
                            </a:xfrm>
                            <a:prstGeom prst="rect">
                              <a:avLst/>
                            </a:prstGeom>
                            <a:grpFill/>
                            <a:ln w="9525"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bodyPr rtlCol="0" anchor="ctr"/>
                        </wps:wsp>
                        <wps:wsp>
                          <wps:cNvPr id="176" name="Straight Connector 176"/>
                          <wps:cNvCnPr/>
                          <wps:spPr>
                            <a:xfrm rot="5400000" flipH="1" flipV="1">
                              <a:off x="5480033" y="2871034"/>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177" name="Straight Connector 177"/>
                          <wps:cNvCnPr/>
                          <wps:spPr>
                            <a:xfrm rot="16200000" flipV="1">
                              <a:off x="5541232" y="2866271"/>
                              <a:ext cx="88035" cy="61199"/>
                            </a:xfrm>
                            <a:prstGeom prst="line">
                              <a:avLst/>
                            </a:prstGeom>
                            <a:grpFill/>
                            <a:ln w="12700"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g:grpSp>
                      <wps:wsp>
                        <wps:cNvPr id="156" name="TextBox 14"/>
                        <wps:cNvSpPr txBox="1"/>
                        <wps:spPr>
                          <a:xfrm>
                            <a:off x="5372549" y="2501577"/>
                            <a:ext cx="365583" cy="235988"/>
                          </a:xfrm>
                          <a:prstGeom prst="rect">
                            <a:avLst/>
                          </a:prstGeom>
                          <a:noFill/>
                        </wps:spPr>
                        <wps:txbx>
                          <w:txbxContent>
                            <w:p w14:paraId="563EA78F" w14:textId="77777777" w:rsidR="006F24EE" w:rsidRDefault="006F24EE" w:rsidP="00087C03">
                              <w:pPr>
                                <w:pStyle w:val="NormalWeb"/>
                                <w:spacing w:before="0" w:beforeAutospacing="0" w:after="0" w:afterAutospacing="0"/>
                              </w:pPr>
                              <w:r>
                                <w:rPr>
                                  <w:rFonts w:ascii="Calibri" w:hAnsi="Calibri"/>
                                  <w:color w:val="000000"/>
                                  <w:kern w:val="24"/>
                                  <w:sz w:val="18"/>
                                  <w:szCs w:val="18"/>
                                </w:rPr>
                                <w:t>DFF</w:t>
                              </w:r>
                            </w:p>
                          </w:txbxContent>
                        </wps:txbx>
                        <wps:bodyPr wrap="none" rtlCol="0">
                          <a:spAutoFit/>
                        </wps:bodyPr>
                      </wps:wsp>
                      <wps:wsp>
                        <wps:cNvPr id="157" name="Straight Connector 157"/>
                        <wps:cNvCnPr>
                          <a:stCxn id="178" idx="3"/>
                          <a:endCxn id="175" idx="1"/>
                        </wps:cNvCnPr>
                        <wps:spPr>
                          <a:xfrm flipV="1">
                            <a:off x="3910400" y="2615405"/>
                            <a:ext cx="1531775" cy="4763"/>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8" name="Straight Connector 158"/>
                        <wps:cNvCnPr/>
                        <wps:spPr>
                          <a:xfrm flipV="1">
                            <a:off x="5665772" y="2605879"/>
                            <a:ext cx="1055703" cy="9527"/>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9" name="Straight Connector 159"/>
                        <wps:cNvCnPr/>
                        <wps:spPr>
                          <a:xfrm flipV="1">
                            <a:off x="3067527" y="2605879"/>
                            <a:ext cx="619276" cy="4763"/>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0" name="Straight Connector 160"/>
                        <wps:cNvCnPr/>
                        <wps:spPr>
                          <a:xfrm rot="5400000" flipH="1" flipV="1">
                            <a:off x="3681304" y="3056229"/>
                            <a:ext cx="23753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1" name="Straight Connector 161"/>
                        <wps:cNvCnPr/>
                        <wps:spPr>
                          <a:xfrm rot="5400000" flipH="1" flipV="1">
                            <a:off x="5436675" y="3056229"/>
                            <a:ext cx="23753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2" name="Straight Connector 162"/>
                        <wps:cNvCnPr/>
                        <wps:spPr>
                          <a:xfrm rot="10800000">
                            <a:off x="3799281" y="3177380"/>
                            <a:ext cx="2840095" cy="1588"/>
                          </a:xfrm>
                          <a:prstGeom prst="line">
                            <a:avLst/>
                          </a:prstGeom>
                          <a:noFill/>
                          <a:ln w="12700" cap="flat" cmpd="sng" algn="ctr">
                            <a:solidFill>
                              <a:sysClr val="windowText" lastClr="000000"/>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63" name="TextBox 30"/>
                        <wps:cNvSpPr txBox="1"/>
                        <wps:spPr>
                          <a:xfrm>
                            <a:off x="3277744" y="3389649"/>
                            <a:ext cx="1116162" cy="377970"/>
                          </a:xfrm>
                          <a:prstGeom prst="rect">
                            <a:avLst/>
                          </a:prstGeom>
                          <a:noFill/>
                        </wps:spPr>
                        <wps:txbx>
                          <w:txbxContent>
                            <w:p w14:paraId="3CAEEA06" w14:textId="77777777" w:rsidR="006F24EE" w:rsidRDefault="006F24EE" w:rsidP="00087C03">
                              <w:pPr>
                                <w:pStyle w:val="NormalWeb"/>
                                <w:spacing w:before="0" w:beforeAutospacing="0" w:after="0" w:afterAutospacing="0"/>
                              </w:pPr>
                              <w:r>
                                <w:rPr>
                                  <w:rFonts w:ascii="Calibri" w:hAnsi="Calibri"/>
                                  <w:i/>
                                  <w:iCs/>
                                  <w:color w:val="000000"/>
                                  <w:kern w:val="24"/>
                                  <w:sz w:val="36"/>
                                  <w:szCs w:val="36"/>
                                </w:rPr>
                                <w:t>ns_demet</w:t>
                              </w:r>
                            </w:p>
                          </w:txbxContent>
                        </wps:txbx>
                        <wps:bodyPr wrap="none" rtlCol="0">
                          <a:spAutoFit/>
                        </wps:bodyPr>
                      </wps:wsp>
                      <wps:wsp>
                        <wps:cNvPr id="164" name="TextBox 31"/>
                        <wps:cNvSpPr txBox="1"/>
                        <wps:spPr>
                          <a:xfrm>
                            <a:off x="6639374" y="2991002"/>
                            <a:ext cx="444524" cy="377969"/>
                          </a:xfrm>
                          <a:prstGeom prst="rect">
                            <a:avLst/>
                          </a:prstGeom>
                          <a:noFill/>
                        </wps:spPr>
                        <wps:txbx>
                          <w:txbxContent>
                            <w:p w14:paraId="1D54C731" w14:textId="77777777" w:rsidR="006F24EE" w:rsidRDefault="006F24EE" w:rsidP="00087C03">
                              <w:pPr>
                                <w:pStyle w:val="NormalWeb"/>
                                <w:spacing w:before="0" w:beforeAutospacing="0" w:after="0" w:afterAutospacing="0"/>
                              </w:pPr>
                              <w:r>
                                <w:rPr>
                                  <w:rFonts w:ascii="Calibri" w:hAnsi="Calibri"/>
                                  <w:color w:val="000000"/>
                                  <w:kern w:val="24"/>
                                  <w:sz w:val="36"/>
                                  <w:szCs w:val="36"/>
                                </w:rPr>
                                <w:t>clk</w:t>
                              </w:r>
                            </w:p>
                          </w:txbxContent>
                        </wps:txbx>
                        <wps:bodyPr wrap="none" rtlCol="0">
                          <a:spAutoFit/>
                        </wps:bodyPr>
                      </wps:wsp>
                      <wps:wsp>
                        <wps:cNvPr id="165" name="TextBox 32"/>
                        <wps:cNvSpPr txBox="1"/>
                        <wps:spPr>
                          <a:xfrm>
                            <a:off x="6639375" y="2421154"/>
                            <a:ext cx="1039163" cy="377969"/>
                          </a:xfrm>
                          <a:prstGeom prst="rect">
                            <a:avLst/>
                          </a:prstGeom>
                          <a:noFill/>
                        </wps:spPr>
                        <wps:txbx>
                          <w:txbxContent>
                            <w:p w14:paraId="586A6290" w14:textId="77777777" w:rsidR="006F24EE" w:rsidRDefault="006F24EE" w:rsidP="00087C03">
                              <w:pPr>
                                <w:pStyle w:val="NormalWeb"/>
                                <w:spacing w:before="0" w:beforeAutospacing="0" w:after="0" w:afterAutospacing="0"/>
                              </w:pPr>
                              <w:r>
                                <w:rPr>
                                  <w:rFonts w:ascii="Calibri" w:hAnsi="Calibri"/>
                                  <w:color w:val="000000"/>
                                  <w:kern w:val="24"/>
                                  <w:sz w:val="36"/>
                                  <w:szCs w:val="36"/>
                                </w:rPr>
                                <w:t>sync_out</w:t>
                              </w:r>
                            </w:p>
                          </w:txbxContent>
                        </wps:txbx>
                        <wps:bodyPr wrap="none" rtlCol="0">
                          <a:spAutoFit/>
                        </wps:bodyPr>
                      </wps:wsp>
                      <wps:wsp>
                        <wps:cNvPr id="166" name="TextBox 33"/>
                        <wps:cNvSpPr txBox="1"/>
                        <wps:spPr>
                          <a:xfrm>
                            <a:off x="2079912" y="2388892"/>
                            <a:ext cx="1003575" cy="377969"/>
                          </a:xfrm>
                          <a:prstGeom prst="rect">
                            <a:avLst/>
                          </a:prstGeom>
                          <a:noFill/>
                        </wps:spPr>
                        <wps:txbx>
                          <w:txbxContent>
                            <w:p w14:paraId="04541E42" w14:textId="77777777" w:rsidR="006F24EE" w:rsidRDefault="006F24EE" w:rsidP="00087C03">
                              <w:pPr>
                                <w:pStyle w:val="NormalWeb"/>
                                <w:spacing w:before="0" w:beforeAutospacing="0" w:after="0" w:afterAutospacing="0"/>
                              </w:pPr>
                              <w:r>
                                <w:rPr>
                                  <w:rFonts w:ascii="Calibri" w:hAnsi="Calibri"/>
                                  <w:color w:val="000000"/>
                                  <w:kern w:val="24"/>
                                  <w:sz w:val="36"/>
                                  <w:szCs w:val="36"/>
                                </w:rPr>
                                <w:t>async_in</w:t>
                              </w:r>
                            </w:p>
                          </w:txbxContent>
                        </wps:txbx>
                        <wps:bodyPr wrap="none" rtlCol="0">
                          <a:spAutoFit/>
                        </wps:bodyPr>
                      </wps:wsp>
                      <wps:wsp>
                        <wps:cNvPr id="167" name="Straight Connector 167"/>
                        <wps:cNvCnPr/>
                        <wps:spPr>
                          <a:xfrm rot="10800000">
                            <a:off x="3073844" y="2089102"/>
                            <a:ext cx="2479219" cy="1588"/>
                          </a:xfrm>
                          <a:prstGeom prst="line">
                            <a:avLst/>
                          </a:prstGeom>
                          <a:noFill/>
                          <a:ln w="12700" cap="flat" cmpd="sng" algn="ctr">
                            <a:solidFill>
                              <a:sysClr val="windowText" lastClr="000000"/>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68" name="Straight Connector 168"/>
                        <wps:cNvCnPr/>
                        <wps:spPr>
                          <a:xfrm rot="16200000" flipH="1">
                            <a:off x="3700458" y="2187923"/>
                            <a:ext cx="20240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9" name="Straight Connector 169"/>
                        <wps:cNvCnPr/>
                        <wps:spPr>
                          <a:xfrm rot="16200000" flipH="1">
                            <a:off x="5452652" y="2187923"/>
                            <a:ext cx="202408" cy="1588"/>
                          </a:xfrm>
                          <a:prstGeom prst="line">
                            <a:avLst/>
                          </a:prstGeom>
                          <a:noFill/>
                          <a:ln w="12700" cap="flat" cmpd="sng" algn="ctr">
                            <a:solidFill>
                              <a:sysClr val="windowText" lastClr="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0" name="TextBox 36"/>
                        <wps:cNvSpPr txBox="1"/>
                        <wps:spPr>
                          <a:xfrm>
                            <a:off x="5587441" y="2374609"/>
                            <a:ext cx="1011339" cy="235988"/>
                          </a:xfrm>
                          <a:prstGeom prst="rect">
                            <a:avLst/>
                          </a:prstGeom>
                          <a:noFill/>
                        </wps:spPr>
                        <wps:txbx>
                          <w:txbxContent>
                            <w:p w14:paraId="2A198BB1"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demet_stage1_q</w:t>
                              </w:r>
                            </w:p>
                          </w:txbxContent>
                        </wps:txbx>
                        <wps:bodyPr wrap="none" rtlCol="0">
                          <a:spAutoFit/>
                        </wps:bodyPr>
                      </wps:wsp>
                      <wps:wsp>
                        <wps:cNvPr id="171" name="TextBox 37"/>
                        <wps:cNvSpPr txBox="1"/>
                        <wps:spPr>
                          <a:xfrm>
                            <a:off x="3852995" y="2374609"/>
                            <a:ext cx="1011339" cy="235988"/>
                          </a:xfrm>
                          <a:prstGeom prst="rect">
                            <a:avLst/>
                          </a:prstGeom>
                          <a:noFill/>
                        </wps:spPr>
                        <wps:txbx>
                          <w:txbxContent>
                            <w:p w14:paraId="3110C43E"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demet_stage0_q</w:t>
                              </w:r>
                            </w:p>
                          </w:txbxContent>
                        </wps:txbx>
                        <wps:bodyPr wrap="none" rtlCol="0">
                          <a:spAutoFit/>
                        </wps:bodyPr>
                      </wps:wsp>
                      <wps:wsp>
                        <wps:cNvPr id="172" name="TextBox 38"/>
                        <wps:cNvSpPr txBox="1"/>
                        <wps:spPr>
                          <a:xfrm>
                            <a:off x="3648450" y="2227007"/>
                            <a:ext cx="338407" cy="235988"/>
                          </a:xfrm>
                          <a:prstGeom prst="rect">
                            <a:avLst/>
                          </a:prstGeom>
                          <a:noFill/>
                        </wps:spPr>
                        <wps:txbx>
                          <w:txbxContent>
                            <w:p w14:paraId="6B45482D"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rst</w:t>
                              </w:r>
                            </w:p>
                          </w:txbxContent>
                        </wps:txbx>
                        <wps:bodyPr wrap="none" rtlCol="0">
                          <a:spAutoFit/>
                        </wps:bodyPr>
                      </wps:wsp>
                      <wps:wsp>
                        <wps:cNvPr id="173" name="TextBox 39"/>
                        <wps:cNvSpPr txBox="1"/>
                        <wps:spPr>
                          <a:xfrm>
                            <a:off x="5381456" y="2227007"/>
                            <a:ext cx="338407" cy="235988"/>
                          </a:xfrm>
                          <a:prstGeom prst="rect">
                            <a:avLst/>
                          </a:prstGeom>
                          <a:noFill/>
                        </wps:spPr>
                        <wps:txbx>
                          <w:txbxContent>
                            <w:p w14:paraId="5BEED564"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rst</w:t>
                              </w:r>
                            </w:p>
                          </w:txbxContent>
                        </wps:txbx>
                        <wps:bodyPr wrap="none" rtlCol="0">
                          <a:spAutoFit/>
                        </wps:bodyPr>
                      </wps:wsp>
                      <wps:wsp>
                        <wps:cNvPr id="174" name="TextBox 43"/>
                        <wps:cNvSpPr txBox="1"/>
                        <wps:spPr>
                          <a:xfrm>
                            <a:off x="2537039" y="1902846"/>
                            <a:ext cx="542228" cy="377969"/>
                          </a:xfrm>
                          <a:prstGeom prst="rect">
                            <a:avLst/>
                          </a:prstGeom>
                          <a:noFill/>
                        </wps:spPr>
                        <wps:txbx>
                          <w:txbxContent>
                            <w:p w14:paraId="747D3EA8" w14:textId="77777777" w:rsidR="006F24EE" w:rsidRDefault="006F24EE" w:rsidP="00087C03">
                              <w:pPr>
                                <w:pStyle w:val="NormalWeb"/>
                                <w:spacing w:before="0" w:beforeAutospacing="0" w:after="0" w:afterAutospacing="0"/>
                              </w:pPr>
                              <w:r>
                                <w:rPr>
                                  <w:rFonts w:ascii="Calibri" w:hAnsi="Calibri"/>
                                  <w:color w:val="000000"/>
                                  <w:kern w:val="24"/>
                                  <w:sz w:val="36"/>
                                  <w:szCs w:val="36"/>
                                </w:rPr>
                                <w:t>arst</w:t>
                              </w:r>
                            </w:p>
                          </w:txbxContent>
                        </wps:txbx>
                        <wps:bodyPr wrap="none" rtlCol="0">
                          <a:spAutoFit/>
                        </wps:bodyPr>
                      </wps:wsp>
                    </wpg:wgp>
                  </a:graphicData>
                </a:graphic>
              </wp:inline>
            </w:drawing>
          </mc:Choice>
          <mc:Fallback>
            <w:pict>
              <v:group w14:anchorId="67D18C1F" id="Group 44" o:spid="_x0000_s1137" style="width:432.65pt;height:143.8pt;mso-position-horizontal-relative:char;mso-position-vertical-relative:line" coordorigin="20799,19028" coordsize="55986,18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">
                <v:rect id="Rectangle 152" o:spid="_x0000_s1138" style="position:absolute;left:32640;top:19748;width:33272;height:17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LK8MA&#10;AADcAAAADwAAAGRycy9kb3ducmV2LnhtbERPS2vCQBC+F/wPywi9lLoxqEjqJoggGDw1lvY6zU6T&#10;0OxsyK55/PtuodDbfHzPOWSTacVAvWssK1ivIhDEpdUNVwrebufnPQjnkTW2lknBTA6ydPFwwETb&#10;kV9pKHwlQgi7BBXU3neJlK6syaBb2Y44cF+2N+gD7CupexxDuGllHEU7abDh0FBjR6eayu/ibhRs&#10;3vMm31d3/NzNW/d0LXg6xh9KPS6n4wsIT5P/F/+5LzrM38bw+0y4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LK8MAAADcAAAADwAAAAAAAAAAAAAAAACYAgAAZHJzL2Rv&#10;d25yZXYueG1sUEsFBgAAAAAEAAQA9QAAAIgDAAAAAA==&#10;" fillcolor="#d9d9d9" strokecolor="windowText"/>
                <v:group id="Group 153" o:spid="_x0000_s1139" style="position:absolute;left:36868;top:22946;width:2236;height:6558" coordorigin="36868,22946" coordsize="2235,6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78" o:spid="_x0000_s1140" style="position:absolute;left:36868;top:22946;width:2236;height:6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nu8QA&#10;AADcAAAADwAAAGRycy9kb3ducmV2LnhtbESPT2/CMAzF75P4DpEncRtpEQJWCBVDmjTtNv7crcZr&#10;wxqna7JSvv18mLSbrff83s/bcvStGqiPLrCBfJaBIq6CdVwbOJ9en9agYkK22AYmA3eKUO4mD1ss&#10;bLjxBw3HVCsJ4ViggSalrtA6Vg15jLPQEYv2GXqPSda+1rbHm4T7Vs+zbKk9OpaGBjs6NFR9HX+8&#10;gW6RP79fX86Zq9zqHnO8LNN3a8z0cdxvQCUa07/57/rNCv5KaO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J7vEAAAA3AAAAA8AAAAAAAAAAAAAAAAAmAIAAGRycy9k&#10;b3ducmV2LnhtbFBLBQYAAAAABAAEAPUAAACJAwAAAAA=&#10;" filled="f" strokecolor="windowText"/>
                  <v:line id="Straight Connector 179" o:spid="_x0000_s1141" style="position:absolute;rotation:90;flip:x y;visibility:visible;mso-wrap-style:square" from="37245,28758" to="38126,2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8p0cMAAADcAAAADwAAAGRycy9kb3ducmV2LnhtbERPzWoCMRC+C32HMIVeRLN6aHU1ShWk&#10;QkVZ9QGGzbi7dDNZk1RXn74RCt7m4/ud6bw1tbiQ85VlBYN+AoI4t7riQsHxsOqNQPiArLG2TApu&#10;5GE+e+lMMdX2yhld9qEQMYR9igrKEJpUSp+XZND3bUMcuZN1BkOErpDa4TWGm1oOk+RdGqw4NpTY&#10;0LKk/Gf/axR8U/a1cxu3XNeyex7cu4tt02ZKvb22nxMQgdrwFP+71zrO/xjD4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PKdHDAAAA3AAAAA8AAAAAAAAAAAAA&#10;AAAAoQIAAGRycy9kb3ducmV2LnhtbFBLBQYAAAAABAAEAPkAAACRAwAAAAA=&#10;" strokecolor="windowText" strokeweight="1pt"/>
                  <v:line id="Straight Connector 180" o:spid="_x0000_s1142" style="position:absolute;rotation:90;flip:y;visibility:visible;mso-wrap-style:square" from="37858,28710" to="38738,29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jcMAAADcAAAADwAAAGRycy9kb3ducmV2LnhtbESPQWsCMRCF74L/IYzgTbMtVGRrlCpI&#10;BXtx2x8wJNPdxc1k3aQa/71zKHib4b1575vVJvtOXWmIbWADL/MCFLENruXawM/3frYEFROywy4w&#10;GbhThM16PFph6cKNT3StUq0khGOJBpqU+lLraBvyGOehJxbtNwwek6xDrd2ANwn3nX4tioX22LI0&#10;NNjTriF7rv68gW1/3J4ov1lbffFhV5w/7SWzMdNJ/ngHlSinp/n/+uAEfyn48oxMo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vuo3DAAAA3AAAAA8AAAAAAAAAAAAA&#10;AAAAoQIAAGRycy9kb3ducmV2LnhtbFBLBQYAAAAABAAEAPkAAACRAwAAAAA=&#10;" strokecolor="windowText" strokeweight="1pt"/>
                </v:group>
                <v:shape id="TextBox 9" o:spid="_x0000_s1143" type="#_x0000_t202" style="position:absolute;left:36171;top:25063;width:3656;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14:paraId="02AA31A1" w14:textId="77777777" w:rsidR="006F24EE" w:rsidRDefault="006F24EE" w:rsidP="00087C03">
                        <w:pPr>
                          <w:pStyle w:val="NormalWeb"/>
                          <w:spacing w:before="0" w:beforeAutospacing="0" w:after="0" w:afterAutospacing="0"/>
                        </w:pPr>
                        <w:r>
                          <w:rPr>
                            <w:rFonts w:ascii="Calibri" w:hAnsi="Calibri"/>
                            <w:color w:val="000000"/>
                            <w:kern w:val="24"/>
                            <w:sz w:val="18"/>
                            <w:szCs w:val="18"/>
                          </w:rPr>
                          <w:t>DFF</w:t>
                        </w:r>
                      </w:p>
                    </w:txbxContent>
                  </v:textbox>
                </v:shape>
                <v:group id="Group 155" o:spid="_x0000_s1144" style="position:absolute;left:54421;top:22899;width:2236;height:6557" coordorigin="54421,22899" coordsize="2235,6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ctangle 175" o:spid="_x0000_s1145" style="position:absolute;left:54421;top:22899;width:2236;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IJcAA&#10;AADcAAAADwAAAGRycy9kb3ducmV2LnhtbERPS4vCMBC+C/6HMMLeNK3s+qhGUWFh8bY+7kMzttFm&#10;Upuo9d9vhAVv8/E9Z75sbSXu1HjjWEE6SEAQ504bLhQc9t/9CQgfkDVWjknBkzwsF93OHDPtHvxL&#10;910oRAxhn6GCMoQ6k9LnJVn0A1cTR+7kGoshwqaQusFHDLeVHCbJSFo0HBtKrGlTUn7Z3ayC+jOd&#10;bs/rQ2JyM376FI+jcK2U+ui1qxmIQG14i//dPzrOH3/B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SIJcAAAADcAAAADwAAAAAAAAAAAAAAAACYAgAAZHJzL2Rvd25y&#10;ZXYueG1sUEsFBgAAAAAEAAQA9QAAAIUDAAAAAA==&#10;" filled="f" strokecolor="windowText"/>
                  <v:line id="Straight Connector 176" o:spid="_x0000_s1146" style="position:absolute;rotation:90;flip:x y;visibility:visible;mso-wrap-style:square" from="54800,28710" to="55680,29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9o8MAAADcAAAADwAAAGRycy9kb3ducmV2LnhtbERPzWrCQBC+C77DMkIvUjd6sBJdpQpF&#10;oaIk9gGG7JiEZmfj7lbTPr0rFLzNx/c7i1VnGnEl52vLCsajBARxYXXNpYKv08frDIQPyBoby6Tg&#10;lzyslv3eAlNtb5zRNQ+liCHsU1RQhdCmUvqiIoN+ZFviyJ2tMxgidKXUDm8x3DRykiRTabDm2FBh&#10;S5uKiu/8xyj4pGx7dHu32TVyeBn/DdeHtsuUehl073MQgbrwFP+7dzrOf5vC45l4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QvaPDAAAA3AAAAA8AAAAAAAAAAAAA&#10;AAAAoQIAAGRycy9kb3ducmV2LnhtbFBLBQYAAAAABAAEAPkAAACRAwAAAAA=&#10;" strokecolor="windowText" strokeweight="1pt"/>
                  <v:line id="Straight Connector 177" o:spid="_x0000_s1147" style="position:absolute;rotation:90;flip:y;visibility:visible;mso-wrap-style:square" from="55412,28662" to="56292,29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S3sEAAADcAAAADwAAAGRycy9kb3ducmV2LnhtbERP3WrCMBS+F/YO4Qx2p+mEWemMosJY&#10;wd207gEOybEtNiddE2329stgsLvz8f2ezS7aXtxp9J1jBc+LDASxdqbjRsHn+W2+BuEDssHeMSn4&#10;Jg+77cNsg4VxE1d0r0MjUgj7AhW0IQyFlF63ZNEv3ECcuIsbLYYEx0aaEacUbnu5zLKVtNhxamhx&#10;oGNL+lrfrILDcDpUFF+0rj+4PGbXd/0VWamnx7h/BREohn/xn7s0aX6ew+8z6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E1LewQAAANwAAAAPAAAAAAAAAAAAAAAA&#10;AKECAABkcnMvZG93bnJldi54bWxQSwUGAAAAAAQABAD5AAAAjwMAAAAA&#10;" strokecolor="windowText" strokeweight="1pt"/>
                </v:group>
                <v:shape id="TextBox 14" o:spid="_x0000_s1148" type="#_x0000_t202" style="position:absolute;left:53725;top:25015;width:3656;height:2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14:paraId="563EA78F" w14:textId="77777777" w:rsidR="006F24EE" w:rsidRDefault="006F24EE" w:rsidP="00087C03">
                        <w:pPr>
                          <w:pStyle w:val="NormalWeb"/>
                          <w:spacing w:before="0" w:beforeAutospacing="0" w:after="0" w:afterAutospacing="0"/>
                        </w:pPr>
                        <w:r>
                          <w:rPr>
                            <w:rFonts w:ascii="Calibri" w:hAnsi="Calibri"/>
                            <w:color w:val="000000"/>
                            <w:kern w:val="24"/>
                            <w:sz w:val="18"/>
                            <w:szCs w:val="18"/>
                          </w:rPr>
                          <w:t>DFF</w:t>
                        </w:r>
                      </w:p>
                    </w:txbxContent>
                  </v:textbox>
                </v:shape>
                <v:line id="Straight Connector 157" o:spid="_x0000_s1149" style="position:absolute;flip:y;visibility:visible;mso-wrap-style:square" from="39104,26154" to="54421,2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U0MMAAADcAAAADwAAAGRycy9kb3ducmV2LnhtbERPTWvCQBC9F/wPyxR6Kc3GgrVEVxFL&#10;IVetBL0N2XGTJjsbsxuN/75bKPQ2j/c5y/VoW3Gl3teOFUyTFARx6XTNRsHh6/PlHYQPyBpbx6Tg&#10;Th7Wq8nDEjPtbryj6z4YEUPYZ6igCqHLpPRlRRZ94jriyJ1dbzFE2Bupe7zFcNvK1zR9kxZrjg0V&#10;drStqGz2g1XQDOYS8uJ5d8LhY+ubIs/191Gpp8dxswARaAz/4j93ruP82R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8VNDDAAAA3AAAAA8AAAAAAAAAAAAA&#10;AAAAoQIAAGRycy9kb3ducmV2LnhtbFBLBQYAAAAABAAEAPkAAACRAwAAAAA=&#10;" strokecolor="windowText" strokeweight="1pt">
                  <v:stroke endarrow="block"/>
                </v:line>
                <v:line id="Straight Connector 158" o:spid="_x0000_s1150" style="position:absolute;flip:y;visibility:visible;mso-wrap-style:square" from="56657,26058" to="67214,2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PAosUAAADcAAAADwAAAGRycy9kb3ducmV2LnhtbESPQWvCQBCF74L/YRmhF2k2LVRKdCNF&#10;KeSqFWlvQ3ZM0mRnY3aj6b/vHAq9zfDevPfNZju5Tt1oCI1nA09JCoq49LbhysDp4/3xFVSIyBY7&#10;z2TghwJs8/lsg5n1dz7Q7RgrJSEcMjRQx9hnWoeyJoch8T2xaBc/OIyyDpW2A94l3HX6OU1X2mHD&#10;0lBjT7uayvY4OgPtWF1jcV4evnDc70J7Lgr7/WnMw2J6W4OKNMV/8991YQX/RWjlGZlA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PAosUAAADcAAAADwAAAAAAAAAA&#10;AAAAAAChAgAAZHJzL2Rvd25yZXYueG1sUEsFBgAAAAAEAAQA+QAAAJMDAAAAAA==&#10;" strokecolor="windowText" strokeweight="1pt">
                  <v:stroke endarrow="block"/>
                </v:line>
                <v:line id="Straight Connector 159" o:spid="_x0000_s1151" style="position:absolute;flip:y;visibility:visible;mso-wrap-style:square" from="30675,26058" to="36868,26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lOcMAAADcAAAADwAAAGRycy9kb3ducmV2LnhtbERPTWvCQBC9F/wPyxR6Kc3GgsVGVxFL&#10;IVetBL0N2XGTJjsbsxuN/75bKPQ2j/c5y/VoW3Gl3teOFUyTFARx6XTNRsHh6/NlDsIHZI2tY1Jw&#10;Jw/r1eRhiZl2N97RdR+MiCHsM1RQhdBlUvqyIos+cR1x5M6utxgi7I3UPd5iuG3la5q+SYs1x4YK&#10;O9pWVDb7wSpoBnMJefG8O+HwsfVNkef6+6jU0+O4WYAINIZ/8Z8713H+7B1+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vZTnDAAAA3AAAAA8AAAAAAAAAAAAA&#10;AAAAoQIAAGRycy9kb3ducmV2LnhtbFBLBQYAAAAABAAEAPkAAACRAwAAAAA=&#10;" strokecolor="windowText" strokeweight="1pt">
                  <v:stroke endarrow="block"/>
                </v:line>
                <v:line id="Straight Connector 160" o:spid="_x0000_s1152" style="position:absolute;rotation:90;flip:x y;visibility:visible;mso-wrap-style:square" from="36812,30562" to="39187,30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08CcUAAADcAAAADwAAAGRycy9kb3ducmV2LnhtbESPQUsDMRCF74L/IUzBm81WcNFt01Kq&#10;gqDQWu192MxuVjeTsInt9t87h4K3Gd6b975ZrEbfqyMNqQtsYDYtQBHXwXbcGvj6fLl9AJUyssU+&#10;MBk4U4LV8vpqgZUNJ/6g4z63SkI4VWjA5RwrrVPtyGOahkgsWhMGj1nWodV2wJOE+17fFUWpPXYs&#10;DQ4jbRzVP/tfb+Cwe/++f3rcNpvGPpdvZzeLY+yNuZmM6zmoTGP+N1+uX63gl4Iv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08CcUAAADcAAAADwAAAAAAAAAA&#10;AAAAAAChAgAAZHJzL2Rvd25yZXYueG1sUEsFBgAAAAAEAAQA+QAAAJMDAAAAAA==&#10;" strokecolor="windowText" strokeweight="1pt">
                  <v:stroke endarrow="block"/>
                </v:line>
                <v:line id="Straight Connector 161" o:spid="_x0000_s1153" style="position:absolute;rotation:90;flip:x y;visibility:visible;mso-wrap-style:square" from="54366,30562" to="56741,30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GZksMAAADcAAAADwAAAGRycy9kb3ducmV2LnhtbERP32vCMBB+H/g/hBP2pmmFla0zytAN&#10;hAlTt70fzbXp1lxCE7X+94sg7O0+vp83Xw62EyfqQ+tYQT7NQBBXTrfcKPj6fJs8gggRWWPnmBRc&#10;KMByMbqbY6ndmfd0OsRGpBAOJSowMfpSylAZshimzhMnrna9xZhg30jd4zmF207OsqyQFltODQY9&#10;rQxVv4ejVfC92/48rJ8+6lWtX4v3i8n94Dul7sfDyzOISEP8F9/cG53mFzlcn0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hmZLDAAAA3AAAAA8AAAAAAAAAAAAA&#10;AAAAoQIAAGRycy9kb3ducmV2LnhtbFBLBQYAAAAABAAEAPkAAACRAwAAAAA=&#10;" strokecolor="windowText" strokeweight="1pt">
                  <v:stroke endarrow="block"/>
                </v:line>
                <v:line id="Straight Connector 162" o:spid="_x0000_s1154" style="position:absolute;rotation:180;visibility:visible;mso-wrap-style:square" from="37992,31773" to="66393,31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8mMAAAADcAAAADwAAAGRycy9kb3ducmV2LnhtbERPTWsCMRC9C/6HMIXeNFuhy7I1igiC&#10;ghdte+ht2Ew3q5vJkkRN/30jCN7m8T5nvky2F1fyoXOs4G1agCBunO64VfD1uZlUIEJE1tg7JgV/&#10;FGC5GI/mWGt34wNdj7EVOYRDjQpMjEMtZWgMWQxTNxBn7td5izFD30rt8ZbDbS9nRVFKix3nBoMD&#10;rQ015+PFKvjZVxfz3nku9+a7OnHSQ9pppV5f0uoDRKQUn+KHe6vz/HIG92fyB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6HPJjAAAAA3AAAAA8AAAAAAAAAAAAAAAAA&#10;oQIAAGRycy9kb3ducmV2LnhtbFBLBQYAAAAABAAEAPkAAACOAwAAAAA=&#10;" strokecolor="windowText" strokeweight="1pt"/>
                <v:shape id="TextBox 30" o:spid="_x0000_s1155" type="#_x0000_t202" style="position:absolute;left:32777;top:33896;width:1116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IsIA&#10;AADcAAAADwAAAGRycy9kb3ducmV2LnhtbERPS27CMBDdI/UO1iCxKw7QRjRgUEWpxK58eoBRPMQh&#10;8TiKXQicHiNVYjdP7zvzZWdrcabWl44VjIYJCOLc6ZILBb+H79cpCB+QNdaOScGVPCwXL705Ztpd&#10;eEfnfShEDGGfoQITQpNJ6XNDFv3QNcSRO7rWYoiwLaRu8RLDbS3HSZJKiyXHBoMNrQzl1f7PKpgm&#10;9qeqPsZbb99uo3ez+nLr5qTUoN99zkAE6sJT/O/e6Dg/ncD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5wiwgAAANwAAAAPAAAAAAAAAAAAAAAAAJgCAABkcnMvZG93&#10;bnJldi54bWxQSwUGAAAAAAQABAD1AAAAhwMAAAAA&#10;" filled="f" stroked="f">
                  <v:textbox style="mso-fit-shape-to-text:t">
                    <w:txbxContent>
                      <w:p w14:paraId="3CAEEA06" w14:textId="77777777" w:rsidR="006F24EE" w:rsidRDefault="006F24EE" w:rsidP="00087C03">
                        <w:pPr>
                          <w:pStyle w:val="NormalWeb"/>
                          <w:spacing w:before="0" w:beforeAutospacing="0" w:after="0" w:afterAutospacing="0"/>
                        </w:pPr>
                        <w:r>
                          <w:rPr>
                            <w:rFonts w:ascii="Calibri" w:hAnsi="Calibri"/>
                            <w:i/>
                            <w:iCs/>
                            <w:color w:val="000000"/>
                            <w:kern w:val="24"/>
                            <w:sz w:val="36"/>
                            <w:szCs w:val="36"/>
                          </w:rPr>
                          <w:t>ns_demet</w:t>
                        </w:r>
                      </w:p>
                    </w:txbxContent>
                  </v:textbox>
                </v:shape>
                <v:shape id="TextBox 31" o:spid="_x0000_s1156" type="#_x0000_t202" style="position:absolute;left:66393;top:29910;width:4445;height:3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14:paraId="1D54C731" w14:textId="77777777" w:rsidR="006F24EE" w:rsidRDefault="006F24EE" w:rsidP="00087C03">
                        <w:pPr>
                          <w:pStyle w:val="NormalWeb"/>
                          <w:spacing w:before="0" w:beforeAutospacing="0" w:after="0" w:afterAutospacing="0"/>
                        </w:pPr>
                        <w:r>
                          <w:rPr>
                            <w:rFonts w:ascii="Calibri" w:hAnsi="Calibri"/>
                            <w:color w:val="000000"/>
                            <w:kern w:val="24"/>
                            <w:sz w:val="36"/>
                            <w:szCs w:val="36"/>
                          </w:rPr>
                          <w:t>clk</w:t>
                        </w:r>
                      </w:p>
                    </w:txbxContent>
                  </v:textbox>
                </v:shape>
                <v:shape id="TextBox 32" o:spid="_x0000_s1157" type="#_x0000_t202" style="position:absolute;left:66393;top:24211;width:1039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14:paraId="586A6290" w14:textId="77777777" w:rsidR="006F24EE" w:rsidRDefault="006F24EE" w:rsidP="00087C03">
                        <w:pPr>
                          <w:pStyle w:val="NormalWeb"/>
                          <w:spacing w:before="0" w:beforeAutospacing="0" w:after="0" w:afterAutospacing="0"/>
                        </w:pPr>
                        <w:r>
                          <w:rPr>
                            <w:rFonts w:ascii="Calibri" w:hAnsi="Calibri"/>
                            <w:color w:val="000000"/>
                            <w:kern w:val="24"/>
                            <w:sz w:val="36"/>
                            <w:szCs w:val="36"/>
                          </w:rPr>
                          <w:t>sync_out</w:t>
                        </w:r>
                      </w:p>
                    </w:txbxContent>
                  </v:textbox>
                </v:shape>
                <v:shape id="TextBox 33" o:spid="_x0000_s1158" type="#_x0000_t202" style="position:absolute;left:20799;top:23888;width:10035;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14:paraId="04541E42" w14:textId="77777777" w:rsidR="006F24EE" w:rsidRDefault="006F24EE" w:rsidP="00087C03">
                        <w:pPr>
                          <w:pStyle w:val="NormalWeb"/>
                          <w:spacing w:before="0" w:beforeAutospacing="0" w:after="0" w:afterAutospacing="0"/>
                        </w:pPr>
                        <w:r>
                          <w:rPr>
                            <w:rFonts w:ascii="Calibri" w:hAnsi="Calibri"/>
                            <w:color w:val="000000"/>
                            <w:kern w:val="24"/>
                            <w:sz w:val="36"/>
                            <w:szCs w:val="36"/>
                          </w:rPr>
                          <w:t>async_in</w:t>
                        </w:r>
                      </w:p>
                    </w:txbxContent>
                  </v:textbox>
                </v:shape>
                <v:line id="Straight Connector 167" o:spid="_x0000_s1159" style="position:absolute;rotation:180;visibility:visible;mso-wrap-style:square" from="30738,20891" to="55530,20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fAMEAAADcAAAADwAAAGRycy9kb3ducmV2LnhtbERPTWsCMRC9F/wPYQRvNWvB7bIaRYRC&#10;C15q24O3YTNuVjeTJYka/70pFHqbx/uc5TrZXlzJh86xgtm0AEHcON1xq+D76+25AhEissbeMSm4&#10;U4D1avS0xFq7G3/SdR9bkUM41KjAxDjUUobGkMUwdQNx5o7OW4wZ+lZqj7ccbnv5UhSltNhxbjA4&#10;0NZQc95frILDrrqYeee53Jmf6sRJD+lDKzUZp80CRKQU/8V/7ned55ev8PtMv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8J8AwQAAANwAAAAPAAAAAAAAAAAAAAAA&#10;AKECAABkcnMvZG93bnJldi54bWxQSwUGAAAAAAQABAD5AAAAjwMAAAAA&#10;" strokecolor="windowText" strokeweight="1pt"/>
                <v:line id="Straight Connector 168" o:spid="_x0000_s1160" style="position:absolute;rotation:90;flip:x;visibility:visible;mso-wrap-style:square" from="37004,21879" to="39028,2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P6LcIAAADcAAAADwAAAGRycy9kb3ducmV2LnhtbESPQWuDQBCF74X+h2UKvTWrBSWYrFIK&#10;hZ4KNYFcB3eqojsr7mpMf33nUMhthvfmvW+O1eZGtdIces8G0l0CirjxtufWwPn08bIHFSKyxdEz&#10;GbhRgKp8fDhiYf2Vv2mtY6skhEOBBroYp0Lr0HTkMOz8RCzaj58dRlnnVtsZrxLuRv2aJLl22LM0&#10;dDjRe0fNUC/OwFfI4pLRkvLv2F7Ow027PKzGPD9tbwdQkbZ4N/9ff1rBz4VWnpEJd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P6LcIAAADcAAAADwAAAAAAAAAAAAAA&#10;AAChAgAAZHJzL2Rvd25yZXYueG1sUEsFBgAAAAAEAAQA+QAAAJADAAAAAA==&#10;" strokecolor="windowText" strokeweight="1pt">
                  <v:stroke endarrow="block"/>
                </v:line>
                <v:line id="Straight Connector 169" o:spid="_x0000_s1161" style="position:absolute;rotation:90;flip:x;visibility:visible;mso-wrap-style:square" from="54526,21879" to="56550,2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9ftr0AAADcAAAADwAAAGRycy9kb3ducmV2LnhtbERPSwrCMBDdC94hjOBOUwWLVqOIILgS&#10;/IDboRnbYjMpTVqrpzeC4G4e7zurTWdK0VLtCssKJuMIBHFqdcGZgutlP5qDcB5ZY2mZFLzIwWbd&#10;760w0fbJJ2rPPhMhhF2CCnLvq0RKl+Zk0I1tRRy4u60N+gDrTOoanyHclHIaRbE0WHBoyLGiXU7p&#10;49wYBUc3882Mmgm/y+x2fbykiV2r1HDQbZcgPHX+L/65DzrMjxfwfSZcIN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PX7a9AAAA3AAAAA8AAAAAAAAAAAAAAAAAoQIA&#10;AGRycy9kb3ducmV2LnhtbFBLBQYAAAAABAAEAPkAAACLAwAAAAA=&#10;" strokecolor="windowText" strokeweight="1pt">
                  <v:stroke endarrow="block"/>
                </v:line>
                <v:shape id="TextBox 36" o:spid="_x0000_s1162" type="#_x0000_t202" style="position:absolute;left:55874;top:23746;width:10113;height:2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UiMUA&#10;AADcAAAADwAAAGRycy9kb3ducmV2LnhtbESPzW7CQAyE75X6DitX4lY2oLZAyoIQBam38vcAVtZk&#10;02S9UXaB0KevD5V6szXjmc/zZe8bdaUuVoENjIYZKOIi2IpLA6fj9nkKKiZki01gMnCnCMvF48Mc&#10;cxtuvKfrIZVKQjjmaMCl1OZax8KRxzgMLbFo59B5TLJ2pbYd3iTcN3qcZW/aY8XS4LCltaOiPly8&#10;gWnmv+p6Nt5F//IzenXrj7Bpv40ZPPWrd1CJ+vRv/rv+tII/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JSIxQAAANwAAAAPAAAAAAAAAAAAAAAAAJgCAABkcnMv&#10;ZG93bnJldi54bWxQSwUGAAAAAAQABAD1AAAAigMAAAAA&#10;" filled="f" stroked="f">
                  <v:textbox style="mso-fit-shape-to-text:t">
                    <w:txbxContent>
                      <w:p w14:paraId="2A198BB1"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demet_stage1_q</w:t>
                        </w:r>
                      </w:p>
                    </w:txbxContent>
                  </v:textbox>
                </v:shape>
                <v:shape id="TextBox 37" o:spid="_x0000_s1163" type="#_x0000_t202" style="position:absolute;left:38529;top:23746;width:10114;height:2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xE8IA&#10;AADcAAAADwAAAGRycy9kb3ducmV2LnhtbERPzWrCQBC+F3yHZQRvuolo1egqYit4a6s+wJAdszHZ&#10;2ZDdatqn7wpCb/Px/c5q09la3Kj1pWMF6SgBQZw7XXKh4HzaD+cgfEDWWDsmBT/kYbPuvaww0+7O&#10;X3Q7hkLEEPYZKjAhNJmUPjdk0Y9cQxy5i2sthgjbQuoW7zHc1nKcJK/SYsmxwWBDO0N5dfy2CuaJ&#10;/aiqxfjT28lvOjW7N/feXJUa9LvtEkSgLvyLn+6DjvNnK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DETwgAAANwAAAAPAAAAAAAAAAAAAAAAAJgCAABkcnMvZG93&#10;bnJldi54bWxQSwUGAAAAAAQABAD1AAAAhwMAAAAA&#10;" filled="f" stroked="f">
                  <v:textbox style="mso-fit-shape-to-text:t">
                    <w:txbxContent>
                      <w:p w14:paraId="3110C43E"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demet_stage0_q</w:t>
                        </w:r>
                      </w:p>
                    </w:txbxContent>
                  </v:textbox>
                </v:shape>
                <v:shape id="TextBox 38" o:spid="_x0000_s1164" type="#_x0000_t202" style="position:absolute;left:36484;top:22270;width:3384;height:2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14:paraId="6B45482D"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rst</w:t>
                        </w:r>
                      </w:p>
                    </w:txbxContent>
                  </v:textbox>
                </v:shape>
                <v:shape id="TextBox 39" o:spid="_x0000_s1165" type="#_x0000_t202" style="position:absolute;left:53814;top:22270;width:3384;height:2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14:paraId="5BEED564" w14:textId="77777777" w:rsidR="006F24EE" w:rsidRDefault="006F24EE" w:rsidP="00087C03">
                        <w:pPr>
                          <w:pStyle w:val="NormalWeb"/>
                          <w:spacing w:before="0" w:beforeAutospacing="0" w:after="0" w:afterAutospacing="0"/>
                        </w:pPr>
                        <w:r>
                          <w:rPr>
                            <w:rFonts w:ascii="Calibri" w:hAnsi="Calibri"/>
                            <w:i/>
                            <w:iCs/>
                            <w:color w:val="000000"/>
                            <w:kern w:val="24"/>
                            <w:sz w:val="18"/>
                            <w:szCs w:val="18"/>
                          </w:rPr>
                          <w:t>rst</w:t>
                        </w:r>
                      </w:p>
                    </w:txbxContent>
                  </v:textbox>
                </v:shape>
                <v:shape id="TextBox 43" o:spid="_x0000_s1166" type="#_x0000_t202" style="position:absolute;left:25370;top:19028;width:5422;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14:paraId="747D3EA8" w14:textId="77777777" w:rsidR="006F24EE" w:rsidRDefault="006F24EE" w:rsidP="00087C03">
                        <w:pPr>
                          <w:pStyle w:val="NormalWeb"/>
                          <w:spacing w:before="0" w:beforeAutospacing="0" w:after="0" w:afterAutospacing="0"/>
                        </w:pPr>
                        <w:r>
                          <w:rPr>
                            <w:rFonts w:ascii="Calibri" w:hAnsi="Calibri"/>
                            <w:color w:val="000000"/>
                            <w:kern w:val="24"/>
                            <w:sz w:val="36"/>
                            <w:szCs w:val="36"/>
                          </w:rPr>
                          <w:t>arst</w:t>
                        </w:r>
                      </w:p>
                    </w:txbxContent>
                  </v:textbox>
                </v:shape>
                <w10:anchorlock/>
              </v:group>
            </w:pict>
          </mc:Fallback>
        </mc:AlternateContent>
      </w:r>
    </w:p>
    <w:p w14:paraId="34DB3E08" w14:textId="77777777" w:rsidR="00087C03" w:rsidRPr="004905AC" w:rsidRDefault="00087C03" w:rsidP="00087C03">
      <w:pPr>
        <w:pStyle w:val="Caption"/>
        <w:jc w:val="center"/>
        <w:rPr>
          <w:rFonts w:ascii="Palatino Linotype" w:hAnsi="Palatino Linotype"/>
          <w:b/>
        </w:rPr>
      </w:pPr>
      <w:bookmarkStart w:id="149" w:name="_Toc221293248"/>
      <w:bookmarkStart w:id="150" w:name="_Toc416343530"/>
      <w:bookmarkStart w:id="151" w:name="_Toc308595986"/>
      <w:r w:rsidRPr="004905AC">
        <w:rPr>
          <w:rFonts w:ascii="Palatino Linotype" w:hAnsi="Palatino Linotype"/>
        </w:rPr>
        <w:t xml:space="preserve">Figure </w:t>
      </w:r>
      <w:r w:rsidRPr="004905AC">
        <w:rPr>
          <w:rFonts w:ascii="Palatino Linotype" w:hAnsi="Palatino Linotype"/>
          <w:b/>
        </w:rPr>
        <w:fldChar w:fldCharType="begin"/>
      </w:r>
      <w:r w:rsidRPr="004905AC">
        <w:rPr>
          <w:rFonts w:ascii="Palatino Linotype" w:hAnsi="Palatino Linotype"/>
        </w:rPr>
        <w:instrText xml:space="preserve"> SEQ Figure \* ARABIC </w:instrText>
      </w:r>
      <w:r w:rsidRPr="004905AC">
        <w:rPr>
          <w:rFonts w:ascii="Palatino Linotype" w:hAnsi="Palatino Linotype"/>
          <w:b/>
        </w:rPr>
        <w:fldChar w:fldCharType="separate"/>
      </w:r>
      <w:r w:rsidR="00B241E0">
        <w:rPr>
          <w:rFonts w:ascii="Palatino Linotype" w:hAnsi="Palatino Linotype"/>
          <w:noProof/>
        </w:rPr>
        <w:t>17</w:t>
      </w:r>
      <w:r w:rsidRPr="004905AC">
        <w:rPr>
          <w:rFonts w:ascii="Palatino Linotype" w:hAnsi="Palatino Linotype"/>
          <w:b/>
          <w:noProof/>
        </w:rPr>
        <w:fldChar w:fldCharType="end"/>
      </w:r>
      <w:r w:rsidRPr="004905AC">
        <w:rPr>
          <w:rFonts w:ascii="Palatino Linotype" w:hAnsi="Palatino Linotype"/>
        </w:rPr>
        <w:t>: NetSpeed synchronizer module</w:t>
      </w:r>
      <w:bookmarkEnd w:id="149"/>
      <w:bookmarkEnd w:id="150"/>
      <w:bookmarkEnd w:id="151"/>
    </w:p>
    <w:p w14:paraId="59E78A47" w14:textId="77777777" w:rsidR="00087C03" w:rsidRPr="004905AC" w:rsidRDefault="00087C03" w:rsidP="00087C03">
      <w:pPr>
        <w:pStyle w:val="Body"/>
        <w:rPr>
          <w:rFonts w:ascii="Palatino Linotype" w:hAnsi="Palatino Linotype"/>
        </w:rPr>
      </w:pPr>
    </w:p>
    <w:p w14:paraId="22B0A9AD" w14:textId="77777777" w:rsidR="00087C03" w:rsidRPr="004905AC" w:rsidRDefault="00087C03" w:rsidP="00087C03">
      <w:pPr>
        <w:pStyle w:val="Body"/>
        <w:rPr>
          <w:rFonts w:ascii="Palatino Linotype" w:hAnsi="Palatino Linotype"/>
        </w:rPr>
      </w:pPr>
      <w:r w:rsidRPr="004905AC">
        <w:rPr>
          <w:rFonts w:ascii="Palatino Linotype" w:hAnsi="Palatino Linotype"/>
        </w:rPr>
        <w:t>All asynchronous clock domain crossings are handled via FIFOs where the control signal is synchronized through a 2-stage synchronizer. It is encouraged that PD flows avoid placing buffers between the 1</w:t>
      </w:r>
      <w:r w:rsidRPr="004905AC">
        <w:rPr>
          <w:rFonts w:ascii="Palatino Linotype" w:hAnsi="Palatino Linotype"/>
          <w:vertAlign w:val="superscript"/>
        </w:rPr>
        <w:t>st</w:t>
      </w:r>
      <w:r w:rsidRPr="004905AC">
        <w:rPr>
          <w:rFonts w:ascii="Palatino Linotype" w:hAnsi="Palatino Linotype"/>
        </w:rPr>
        <w:t xml:space="preserve"> and 2</w:t>
      </w:r>
      <w:r w:rsidRPr="004905AC">
        <w:rPr>
          <w:rFonts w:ascii="Palatino Linotype" w:hAnsi="Palatino Linotype"/>
          <w:vertAlign w:val="superscript"/>
        </w:rPr>
        <w:t>nd</w:t>
      </w:r>
      <w:r w:rsidRPr="004905AC">
        <w:rPr>
          <w:rFonts w:ascii="Palatino Linotype" w:hAnsi="Palatino Linotype"/>
        </w:rPr>
        <w:t xml:space="preserve"> stage flip-flops of the synchronizers. The amount of apparent slack from the 1</w:t>
      </w:r>
      <w:r w:rsidRPr="004905AC">
        <w:rPr>
          <w:rFonts w:ascii="Palatino Linotype" w:hAnsi="Palatino Linotype"/>
          <w:vertAlign w:val="superscript"/>
        </w:rPr>
        <w:t>st</w:t>
      </w:r>
      <w:r w:rsidRPr="004905AC">
        <w:rPr>
          <w:rFonts w:ascii="Palatino Linotype" w:hAnsi="Palatino Linotype"/>
        </w:rPr>
        <w:t xml:space="preserve"> stage to the 2</w:t>
      </w:r>
      <w:r w:rsidRPr="004905AC">
        <w:rPr>
          <w:rFonts w:ascii="Palatino Linotype" w:hAnsi="Palatino Linotype"/>
          <w:vertAlign w:val="superscript"/>
        </w:rPr>
        <w:t>nd</w:t>
      </w:r>
      <w:r w:rsidRPr="004905AC">
        <w:rPr>
          <w:rFonts w:ascii="Palatino Linotype" w:hAnsi="Palatino Linotype"/>
        </w:rPr>
        <w:t xml:space="preserve"> stage will increase the MTBF exponentially.  This is more important for high frequency designs. All synchronizer flip-flops may be located by using the following regular expression “.*demet_stage.*”.</w:t>
      </w:r>
    </w:p>
    <w:p w14:paraId="6E6A0A31" w14:textId="77777777" w:rsidR="00087C03" w:rsidRPr="004905AC" w:rsidRDefault="00087C03" w:rsidP="00087C03">
      <w:pPr>
        <w:pStyle w:val="Heading1"/>
      </w:pPr>
      <w:bookmarkStart w:id="152" w:name="_Toc416343513"/>
      <w:bookmarkStart w:id="153" w:name="_Toc308595969"/>
      <w:r w:rsidRPr="004905AC">
        <w:lastRenderedPageBreak/>
        <w:t>DFT</w:t>
      </w:r>
      <w:bookmarkEnd w:id="152"/>
      <w:bookmarkEnd w:id="153"/>
    </w:p>
    <w:p w14:paraId="7515EA6A" w14:textId="77777777" w:rsidR="00087C03" w:rsidRPr="004905AC" w:rsidRDefault="00087C03" w:rsidP="00087C03">
      <w:pPr>
        <w:pStyle w:val="Body"/>
        <w:rPr>
          <w:rFonts w:ascii="Palatino Linotype" w:hAnsi="Palatino Linotype"/>
        </w:rPr>
      </w:pPr>
      <w:r w:rsidRPr="004905AC">
        <w:rPr>
          <w:rFonts w:ascii="Palatino Linotype" w:hAnsi="Palatino Linotype"/>
          <w:i/>
          <w:iCs/>
        </w:rPr>
        <w:t xml:space="preserve">Testability </w:t>
      </w:r>
      <w:r w:rsidRPr="004905AC">
        <w:rPr>
          <w:rFonts w:ascii="Palatino Linotype" w:hAnsi="Palatino Linotype"/>
        </w:rPr>
        <w:t xml:space="preserve">is a design attribute that measures how easy it is to create a program to comprehensively test a manufactured design’s quality. Traditionally, design and test processes were kept separate, with test considered only at the end of the design cycle. But in contemporary design flows, test merges with design much earlier in the process, creating what is called a </w:t>
      </w:r>
      <w:r w:rsidRPr="004905AC">
        <w:rPr>
          <w:rFonts w:ascii="Palatino Linotype" w:hAnsi="Palatino Linotype"/>
          <w:i/>
          <w:iCs/>
        </w:rPr>
        <w:t xml:space="preserve">design-for-test (DFT) </w:t>
      </w:r>
      <w:r w:rsidRPr="004905AC">
        <w:rPr>
          <w:rFonts w:ascii="Palatino Linotype" w:hAnsi="Palatino Linotype"/>
        </w:rPr>
        <w:t xml:space="preserve">process flow. </w:t>
      </w:r>
    </w:p>
    <w:p w14:paraId="64CEE502" w14:textId="77777777" w:rsidR="00087C03" w:rsidRPr="004905AC" w:rsidRDefault="00087C03" w:rsidP="00087C03">
      <w:pPr>
        <w:pStyle w:val="Body"/>
        <w:rPr>
          <w:rFonts w:ascii="Palatino Linotype" w:hAnsi="Palatino Linotype"/>
        </w:rPr>
      </w:pPr>
    </w:p>
    <w:p w14:paraId="70346B58" w14:textId="77777777" w:rsidR="00087C03" w:rsidRPr="004905AC" w:rsidRDefault="00087C03" w:rsidP="00087C03">
      <w:pPr>
        <w:pStyle w:val="Body"/>
        <w:rPr>
          <w:rFonts w:ascii="Palatino Linotype" w:hAnsi="Palatino Linotype"/>
        </w:rPr>
      </w:pPr>
      <w:r w:rsidRPr="004905AC">
        <w:rPr>
          <w:rFonts w:ascii="Palatino Linotype" w:hAnsi="Palatino Linotype"/>
        </w:rPr>
        <w:t xml:space="preserve">All the NoC elements are DFT compliant and yield high test coverage ensuring higher Test quality. </w:t>
      </w:r>
    </w:p>
    <w:p w14:paraId="508C7F7C" w14:textId="77777777" w:rsidR="00087C03" w:rsidRDefault="00087C03" w:rsidP="00652FAC">
      <w:pPr>
        <w:pStyle w:val="Body"/>
      </w:pPr>
    </w:p>
    <w:p w14:paraId="52938965" w14:textId="56F4796B" w:rsidR="00652FAC" w:rsidRDefault="00652FAC" w:rsidP="00087C03">
      <w:pPr>
        <w:pStyle w:val="Body"/>
      </w:pPr>
    </w:p>
    <w:p w14:paraId="71E5FE90" w14:textId="77777777" w:rsidR="00652FAC" w:rsidRDefault="00652FAC">
      <w:pPr>
        <w:rPr>
          <w:szCs w:val="24"/>
        </w:rPr>
      </w:pPr>
      <w:r>
        <w:br w:type="page"/>
      </w:r>
    </w:p>
    <w:p w14:paraId="44882640" w14:textId="77777777" w:rsidR="00C11143" w:rsidRPr="00652FAC" w:rsidRDefault="00C11143" w:rsidP="00652FAC">
      <w:pPr>
        <w:pStyle w:val="Body"/>
      </w:pPr>
    </w:p>
    <w:p w14:paraId="010ADAB6" w14:textId="77777777" w:rsidR="00C11143" w:rsidRPr="00B67533" w:rsidRDefault="00C11143" w:rsidP="003C14A2">
      <w:pPr>
        <w:spacing w:after="0"/>
        <w:jc w:val="both"/>
        <w:rPr>
          <w:rFonts w:asciiTheme="majorHAnsi" w:hAnsiTheme="majorHAnsi" w:cs="Courier New"/>
        </w:rPr>
      </w:pPr>
    </w:p>
    <w:bookmarkEnd w:id="23"/>
    <w:bookmarkEnd w:id="24"/>
    <w:p w14:paraId="1C95375A" w14:textId="78D0D4FA" w:rsidR="00B67533" w:rsidRDefault="00B67533" w:rsidP="00B67533">
      <w:pPr>
        <w:spacing w:after="0"/>
        <w:jc w:val="both"/>
        <w:rPr>
          <w:rFonts w:asciiTheme="majorHAnsi" w:hAnsiTheme="majorHAnsi" w:cs="Courier New"/>
        </w:rPr>
      </w:pPr>
    </w:p>
    <w:p w14:paraId="7C687269" w14:textId="77777777" w:rsidR="00B67533" w:rsidRDefault="00B67533" w:rsidP="00B67533">
      <w:pPr>
        <w:spacing w:after="0"/>
        <w:jc w:val="both"/>
        <w:rPr>
          <w:rFonts w:asciiTheme="majorHAnsi" w:hAnsiTheme="majorHAnsi" w:cs="Courier New"/>
        </w:rPr>
      </w:pPr>
    </w:p>
    <w:p w14:paraId="10F7E32C" w14:textId="77777777" w:rsidR="00B67533" w:rsidRDefault="00B67533" w:rsidP="00B67533">
      <w:pPr>
        <w:spacing w:after="0"/>
        <w:jc w:val="center"/>
        <w:rPr>
          <w:rFonts w:asciiTheme="majorHAnsi" w:hAnsiTheme="majorHAnsi"/>
        </w:rPr>
      </w:pPr>
    </w:p>
    <w:p w14:paraId="4B995D65" w14:textId="77777777" w:rsidR="00B67533" w:rsidRDefault="00B67533" w:rsidP="00B67533">
      <w:pPr>
        <w:spacing w:after="0"/>
        <w:jc w:val="center"/>
        <w:rPr>
          <w:rFonts w:asciiTheme="majorHAnsi" w:hAnsiTheme="majorHAnsi"/>
        </w:rPr>
      </w:pPr>
    </w:p>
    <w:p w14:paraId="55A0B74B" w14:textId="77777777" w:rsidR="00B67533" w:rsidRDefault="00B67533" w:rsidP="00B67533">
      <w:pPr>
        <w:spacing w:after="0"/>
        <w:jc w:val="center"/>
        <w:rPr>
          <w:rFonts w:asciiTheme="majorHAnsi" w:hAnsiTheme="majorHAnsi"/>
        </w:rPr>
      </w:pPr>
    </w:p>
    <w:p w14:paraId="20135CC3" w14:textId="77777777" w:rsidR="00B67533" w:rsidRDefault="00B67533" w:rsidP="00B67533">
      <w:pPr>
        <w:spacing w:after="0"/>
        <w:jc w:val="center"/>
        <w:rPr>
          <w:rFonts w:asciiTheme="majorHAnsi" w:hAnsiTheme="majorHAnsi"/>
        </w:rPr>
      </w:pPr>
    </w:p>
    <w:p w14:paraId="21DA7577" w14:textId="77777777" w:rsidR="00B67533" w:rsidRDefault="00B67533" w:rsidP="00B67533">
      <w:pPr>
        <w:spacing w:after="0"/>
        <w:jc w:val="center"/>
        <w:rPr>
          <w:rFonts w:asciiTheme="majorHAnsi" w:hAnsiTheme="majorHAnsi"/>
        </w:rPr>
      </w:pPr>
    </w:p>
    <w:p w14:paraId="54D91ACA" w14:textId="77777777" w:rsidR="00B67533" w:rsidRDefault="00B67533" w:rsidP="00B67533">
      <w:pPr>
        <w:spacing w:after="0"/>
        <w:jc w:val="center"/>
        <w:rPr>
          <w:rFonts w:asciiTheme="majorHAnsi" w:hAnsiTheme="majorHAnsi"/>
        </w:rPr>
      </w:pPr>
    </w:p>
    <w:p w14:paraId="27E598F1" w14:textId="77777777" w:rsidR="00B67533" w:rsidRDefault="00B67533" w:rsidP="00B67533">
      <w:pPr>
        <w:spacing w:after="0"/>
        <w:jc w:val="center"/>
        <w:rPr>
          <w:rFonts w:asciiTheme="majorHAnsi" w:hAnsiTheme="majorHAnsi"/>
        </w:rPr>
      </w:pPr>
    </w:p>
    <w:p w14:paraId="2E291C0F" w14:textId="77777777" w:rsidR="00B67533" w:rsidRDefault="00B67533" w:rsidP="00B67533">
      <w:pPr>
        <w:spacing w:after="0"/>
        <w:jc w:val="center"/>
        <w:rPr>
          <w:rFonts w:asciiTheme="majorHAnsi" w:hAnsiTheme="majorHAnsi"/>
        </w:rPr>
      </w:pPr>
    </w:p>
    <w:p w14:paraId="7A26425D" w14:textId="77777777" w:rsidR="00B67533" w:rsidRDefault="00B67533" w:rsidP="00B67533">
      <w:pPr>
        <w:spacing w:after="0"/>
        <w:jc w:val="center"/>
        <w:rPr>
          <w:rFonts w:asciiTheme="majorHAnsi" w:hAnsiTheme="majorHAnsi"/>
        </w:rPr>
      </w:pPr>
    </w:p>
    <w:p w14:paraId="28CCDE9A" w14:textId="77777777" w:rsidR="00B67533" w:rsidRDefault="00B67533" w:rsidP="00B67533">
      <w:pPr>
        <w:spacing w:after="0"/>
        <w:jc w:val="center"/>
        <w:rPr>
          <w:rFonts w:asciiTheme="majorHAnsi" w:hAnsiTheme="majorHAnsi"/>
        </w:rPr>
      </w:pPr>
    </w:p>
    <w:p w14:paraId="4BBD0D10" w14:textId="77777777" w:rsidR="000F45AD" w:rsidRDefault="000F45AD" w:rsidP="00B67533">
      <w:pPr>
        <w:spacing w:after="0"/>
        <w:jc w:val="center"/>
        <w:rPr>
          <w:rFonts w:asciiTheme="majorHAnsi" w:hAnsiTheme="majorHAnsi"/>
        </w:rPr>
      </w:pPr>
    </w:p>
    <w:p w14:paraId="2EAB03BF" w14:textId="77777777" w:rsidR="000F45AD" w:rsidRDefault="000F45AD" w:rsidP="00B67533">
      <w:pPr>
        <w:spacing w:after="0"/>
        <w:jc w:val="center"/>
        <w:rPr>
          <w:rFonts w:asciiTheme="majorHAnsi" w:hAnsiTheme="majorHAnsi"/>
        </w:rPr>
      </w:pPr>
    </w:p>
    <w:p w14:paraId="71BB7433" w14:textId="77777777" w:rsidR="000F45AD" w:rsidRDefault="000F45AD" w:rsidP="00B67533">
      <w:pPr>
        <w:spacing w:after="0"/>
        <w:jc w:val="center"/>
        <w:rPr>
          <w:rFonts w:asciiTheme="majorHAnsi" w:hAnsiTheme="majorHAnsi"/>
        </w:rPr>
      </w:pPr>
    </w:p>
    <w:p w14:paraId="3F65C31C" w14:textId="77777777" w:rsidR="000F45AD" w:rsidRDefault="000F45AD" w:rsidP="00B67533">
      <w:pPr>
        <w:spacing w:after="0"/>
        <w:jc w:val="center"/>
        <w:rPr>
          <w:rFonts w:asciiTheme="majorHAnsi" w:hAnsiTheme="majorHAnsi"/>
        </w:rPr>
      </w:pPr>
    </w:p>
    <w:p w14:paraId="3F8D2C8E" w14:textId="77777777" w:rsidR="000F45AD" w:rsidRPr="00C7536B" w:rsidRDefault="000F45AD" w:rsidP="00B67533">
      <w:pPr>
        <w:spacing w:after="0"/>
        <w:jc w:val="center"/>
        <w:rPr>
          <w:rFonts w:asciiTheme="majorHAnsi" w:hAnsiTheme="majorHAnsi"/>
        </w:rPr>
      </w:pPr>
    </w:p>
    <w:p w14:paraId="10D2C409"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2670 Seely Ave</w:t>
      </w:r>
    </w:p>
    <w:p w14:paraId="00B757D4"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Building 11</w:t>
      </w:r>
    </w:p>
    <w:p w14:paraId="14B1093B"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San Jose, CA 95134</w:t>
      </w:r>
    </w:p>
    <w:p w14:paraId="66BBCC29" w14:textId="77777777" w:rsidR="00B67533" w:rsidRPr="00C7536B" w:rsidRDefault="00B67533" w:rsidP="00B67533">
      <w:pPr>
        <w:spacing w:after="0" w:line="240" w:lineRule="auto"/>
        <w:jc w:val="center"/>
        <w:rPr>
          <w:rFonts w:asciiTheme="majorHAnsi" w:hAnsiTheme="majorHAnsi"/>
        </w:rPr>
      </w:pPr>
      <w:r w:rsidRPr="00C7536B">
        <w:rPr>
          <w:rFonts w:asciiTheme="majorHAnsi" w:hAnsiTheme="majorHAnsi"/>
        </w:rPr>
        <w:t>(408) 914-6962</w:t>
      </w:r>
    </w:p>
    <w:p w14:paraId="4D944149" w14:textId="77777777" w:rsidR="00B67533" w:rsidRDefault="006F24EE" w:rsidP="00B67533">
      <w:pPr>
        <w:spacing w:after="0" w:line="240" w:lineRule="auto"/>
        <w:jc w:val="center"/>
      </w:pPr>
      <w:hyperlink r:id="rId25" w:history="1">
        <w:r w:rsidR="00B67533" w:rsidRPr="00702603">
          <w:rPr>
            <w:rStyle w:val="Hyperlink"/>
          </w:rPr>
          <w:t>http://www.netspeedsystems.com</w:t>
        </w:r>
      </w:hyperlink>
    </w:p>
    <w:p w14:paraId="2CBDD5CB" w14:textId="77777777" w:rsidR="0011273D" w:rsidRPr="00B67533" w:rsidRDefault="0011273D" w:rsidP="00B67533">
      <w:pPr>
        <w:pStyle w:val="Body"/>
        <w:rPr>
          <w:rFonts w:asciiTheme="majorHAnsi" w:hAnsiTheme="majorHAnsi"/>
        </w:rPr>
      </w:pPr>
      <w:bookmarkStart w:id="154" w:name="_GoBack"/>
      <w:bookmarkEnd w:id="154"/>
    </w:p>
    <w:sectPr w:rsidR="0011273D" w:rsidRPr="00B67533" w:rsidSect="00CC3D06">
      <w:headerReference w:type="default" r:id="rId26"/>
      <w:footerReference w:type="default" r:id="rId27"/>
      <w:headerReference w:type="first" r:id="rId28"/>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CC465" w14:textId="77777777" w:rsidR="00E509BA" w:rsidRDefault="00E509BA">
      <w:r>
        <w:separator/>
      </w:r>
    </w:p>
    <w:p w14:paraId="6DE73E17" w14:textId="77777777" w:rsidR="00E509BA" w:rsidRDefault="00E509BA"/>
  </w:endnote>
  <w:endnote w:type="continuationSeparator" w:id="0">
    <w:p w14:paraId="246EEDF1" w14:textId="77777777" w:rsidR="00E509BA" w:rsidRDefault="00E509BA">
      <w:r>
        <w:continuationSeparator/>
      </w:r>
    </w:p>
    <w:p w14:paraId="4EAB02D4" w14:textId="77777777" w:rsidR="00E509BA" w:rsidRDefault="00E50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31011" w14:textId="2E9BAE11" w:rsidR="006F24EE" w:rsidRDefault="006F24EE" w:rsidP="008B52F2">
    <w:pPr>
      <w:pStyle w:val="FooterCentered"/>
      <w:spacing w:after="0"/>
    </w:pPr>
    <w:r>
      <w:rPr>
        <w:noProof/>
      </w:rPr>
      <mc:AlternateContent>
        <mc:Choice Requires="wps">
          <w:drawing>
            <wp:anchor distT="4294967293" distB="4294967293" distL="114300" distR="114300" simplePos="0" relativeHeight="251657728" behindDoc="0" locked="0" layoutInCell="1" allowOverlap="1" wp14:anchorId="33FF6E44" wp14:editId="6935E6EA">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C9F08" id="Line 1100" o:spid="_x0000_s1026" style="position:absolute;z-index:2516577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" strokecolor="#adafb2"/>
          </w:pict>
        </mc:Fallback>
      </mc:AlternateContent>
    </w:r>
    <w:del w:id="155" w:author="Anush Mohandass" w:date="2016-04-16T09:55:00Z">
      <w:r w:rsidRPr="004B28E9" w:rsidDel="006F24EE">
        <w:delText>Copyright © 201</w:delText>
      </w:r>
      <w:r w:rsidDel="006F24EE">
        <w:delText>5</w:delText>
      </w:r>
      <w:r w:rsidRPr="004B28E9" w:rsidDel="006F24EE">
        <w:delText xml:space="preserve"> Net</w:delText>
      </w:r>
      <w:r w:rsidDel="006F24EE">
        <w:delText>S</w:delText>
      </w:r>
      <w:r w:rsidRPr="004B28E9" w:rsidDel="006F24EE">
        <w:delText>peed Systems</w:delText>
      </w:r>
    </w:del>
    <w:ins w:id="156" w:author="Anush Mohandass" w:date="2016-04-16T09:55:00Z">
      <w:r>
        <w:t>Copyright © 2016 NetSpeed Systems</w:t>
      </w:r>
    </w:ins>
  </w:p>
  <w:p w14:paraId="597C62E5" w14:textId="77777777" w:rsidR="006F24EE" w:rsidRDefault="006F24EE" w:rsidP="008B52F2">
    <w:pPr>
      <w:pStyle w:val="FooterCentered"/>
      <w:spacing w:after="0"/>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7111CE">
      <w:rPr>
        <w:rStyle w:val="PageNumber"/>
        <w:noProof/>
      </w:rPr>
      <w:t>29</w:t>
    </w:r>
    <w:r>
      <w:rPr>
        <w:rStyle w:val="PageNumber"/>
      </w:rPr>
      <w:fldChar w:fldCharType="end"/>
    </w:r>
  </w:p>
  <w:p w14:paraId="373B1D9E" w14:textId="53E89266" w:rsidR="006F24EE" w:rsidRPr="008B52F2" w:rsidRDefault="006F24EE" w:rsidP="008B52F2">
    <w:pPr>
      <w:pStyle w:val="Exar"/>
      <w:tabs>
        <w:tab w:val="clear" w:pos="8640"/>
        <w:tab w:val="right" w:pos="9360"/>
      </w:tabs>
      <w:spacing w:after="0"/>
      <w:jc w:val="center"/>
    </w:pPr>
    <w:r>
      <w:t>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F6712" w14:textId="77777777" w:rsidR="00E509BA" w:rsidRDefault="00E509BA">
      <w:r>
        <w:separator/>
      </w:r>
    </w:p>
    <w:p w14:paraId="1EE1F61B" w14:textId="77777777" w:rsidR="00E509BA" w:rsidRDefault="00E509BA"/>
  </w:footnote>
  <w:footnote w:type="continuationSeparator" w:id="0">
    <w:p w14:paraId="0C945CE5" w14:textId="77777777" w:rsidR="00E509BA" w:rsidRDefault="00E509BA">
      <w:r>
        <w:continuationSeparator/>
      </w:r>
    </w:p>
    <w:p w14:paraId="32BC850C" w14:textId="77777777" w:rsidR="00E509BA" w:rsidRDefault="00E509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C53B0" w14:textId="0265D03F" w:rsidR="006F24EE" w:rsidRDefault="006F24EE" w:rsidP="00A51C97">
    <w:pPr>
      <w:pStyle w:val="Header"/>
      <w:jc w:val="both"/>
    </w:pPr>
    <w:sdt>
      <w:sdtPr>
        <w:id w:val="770044985"/>
        <w:docPartObj>
          <w:docPartGallery w:val="Watermarks"/>
          <w:docPartUnique/>
        </w:docPartObj>
      </w:sdtPr>
      <w:sdtContent>
        <w:r>
          <w:pict w14:anchorId="5C6F04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169" type="#_x0000_t136" style="position:absolute;left:0;text-align:left;margin-left:0;margin-top:0;width:527.85pt;height:131.95pt;rotation:315;z-index:-251657728;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mc:AlternateContent>
        <mc:Choice Requires="wps">
          <w:drawing>
            <wp:anchor distT="4294967294" distB="4294967294" distL="114300" distR="114300" simplePos="0" relativeHeight="251656704" behindDoc="0" locked="0" layoutInCell="1" allowOverlap="1" wp14:anchorId="610FBB8F" wp14:editId="23FD85E4">
              <wp:simplePos x="0" y="0"/>
              <wp:positionH relativeFrom="column">
                <wp:posOffset>-8890</wp:posOffset>
              </wp:positionH>
              <wp:positionV relativeFrom="paragraph">
                <wp:posOffset>517846</wp:posOffset>
              </wp:positionV>
              <wp:extent cx="5962650" cy="0"/>
              <wp:effectExtent l="0" t="0" r="19050" b="19050"/>
              <wp:wrapNone/>
              <wp:docPr id="98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7419F" id="Line 1101"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pt,40.8pt" to="468.8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" strokecolor="#adafb2"/>
          </w:pict>
        </mc:Fallback>
      </mc:AlternateContent>
    </w:r>
    <w:r>
      <w:drawing>
        <wp:inline distT="0" distB="0" distL="0" distR="0" wp14:anchorId="00485DE0" wp14:editId="4409F6B5">
          <wp:extent cx="2098700" cy="457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8700" cy="4572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E8EE3" w14:textId="77777777" w:rsidR="006F24EE" w:rsidRDefault="006F24EE">
    <w:pPr>
      <w:pStyle w:val="Header"/>
    </w:pPr>
  </w:p>
  <w:p w14:paraId="376C616C" w14:textId="77777777" w:rsidR="006F24EE" w:rsidRDefault="006F24EE">
    <w:pPr>
      <w:pStyle w:val="Header"/>
    </w:pPr>
  </w:p>
  <w:p w14:paraId="53E24699" w14:textId="77777777" w:rsidR="006F24EE" w:rsidRDefault="006F24EE">
    <w:pPr>
      <w:pStyle w:val="Header"/>
    </w:pPr>
  </w:p>
  <w:p w14:paraId="2ABB37AC" w14:textId="77777777" w:rsidR="006F24EE" w:rsidRDefault="006F24EE">
    <w:pPr>
      <w:pStyle w:val="Header"/>
    </w:pPr>
  </w:p>
  <w:p w14:paraId="6B537E06" w14:textId="77777777" w:rsidR="006F24EE" w:rsidRDefault="006F2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A96A55"/>
    <w:multiLevelType w:val="hybridMultilevel"/>
    <w:tmpl w:val="08E80B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C357387"/>
    <w:multiLevelType w:val="multilevel"/>
    <w:tmpl w:val="F47CDDB8"/>
    <w:lvl w:ilvl="0">
      <w:start w:val="1"/>
      <w:numFmt w:val="decimal"/>
      <w:lvlText w:val="%1"/>
      <w:lvlJc w:val="left"/>
      <w:pPr>
        <w:tabs>
          <w:tab w:val="num" w:pos="720"/>
        </w:tabs>
        <w:ind w:left="432" w:hanging="432"/>
      </w:pPr>
      <w:rPr>
        <w:rFonts w:ascii="Palatino Linotype" w:hAnsi="Palatino Linotype" w:hint="default"/>
        <w:b/>
        <w:i w:val="0"/>
        <w:color w:val="auto"/>
        <w:sz w:val="36"/>
        <w:szCs w:val="36"/>
      </w:rPr>
    </w:lvl>
    <w:lvl w:ilvl="1">
      <w:start w:val="1"/>
      <w:numFmt w:val="decimal"/>
      <w:lvlText w:val="%1.%2"/>
      <w:lvlJc w:val="left"/>
      <w:pPr>
        <w:tabs>
          <w:tab w:val="num" w:pos="864"/>
        </w:tabs>
        <w:ind w:left="576" w:hanging="576"/>
      </w:pPr>
      <w:rPr>
        <w:rFonts w:ascii="Palatino Linotype" w:hAnsi="Palatino Linotype" w:hint="default"/>
        <w:b/>
        <w:i w:val="0"/>
        <w:color w:val="auto"/>
        <w:sz w:val="32"/>
        <w:szCs w:val="32"/>
      </w:rPr>
    </w:lvl>
    <w:lvl w:ilvl="2">
      <w:start w:val="1"/>
      <w:numFmt w:val="decimal"/>
      <w:lvlText w:val="%1.%2.%3"/>
      <w:lvlJc w:val="left"/>
      <w:pPr>
        <w:tabs>
          <w:tab w:val="num" w:pos="1638"/>
        </w:tabs>
        <w:ind w:left="1350" w:hanging="720"/>
      </w:pPr>
      <w:rPr>
        <w:rFonts w:ascii="Arial" w:hAnsi="Arial" w:hint="default"/>
        <w:b/>
        <w:i w:val="0"/>
        <w:color w:val="auto"/>
        <w:sz w:val="30"/>
        <w:szCs w:val="3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CD32C90"/>
    <w:multiLevelType w:val="hybridMultilevel"/>
    <w:tmpl w:val="84B2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7" w15:restartNumberingAfterBreak="0">
    <w:nsid w:val="143438C5"/>
    <w:multiLevelType w:val="hybridMultilevel"/>
    <w:tmpl w:val="E0FA6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Symbo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Symbol"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7E948C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AFF5086"/>
    <w:multiLevelType w:val="hybridMultilevel"/>
    <w:tmpl w:val="C2AA7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9F5536"/>
    <w:multiLevelType w:val="hybridMultilevel"/>
    <w:tmpl w:val="91608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F27EDD"/>
    <w:multiLevelType w:val="hybridMultilevel"/>
    <w:tmpl w:val="53207C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13" w15:restartNumberingAfterBreak="0">
    <w:nsid w:val="3E690660"/>
    <w:multiLevelType w:val="hybridMultilevel"/>
    <w:tmpl w:val="7D409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611279"/>
    <w:multiLevelType w:val="hybridMultilevel"/>
    <w:tmpl w:val="C1268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5C0F6A"/>
    <w:multiLevelType w:val="hybridMultilevel"/>
    <w:tmpl w:val="127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5F66CF"/>
    <w:multiLevelType w:val="hybridMultilevel"/>
    <w:tmpl w:val="A004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A53B5"/>
    <w:multiLevelType w:val="hybridMultilevel"/>
    <w:tmpl w:val="F6CA27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Symbo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Symbol"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69F1012"/>
    <w:multiLevelType w:val="hybridMultilevel"/>
    <w:tmpl w:val="7D2C75AE"/>
    <w:lvl w:ilvl="0" w:tplc="B41C488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0651DF"/>
    <w:multiLevelType w:val="hybridMultilevel"/>
    <w:tmpl w:val="36F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6"/>
  </w:num>
  <w:num w:numId="3">
    <w:abstractNumId w:val="21"/>
  </w:num>
  <w:num w:numId="4">
    <w:abstractNumId w:val="1"/>
  </w:num>
  <w:num w:numId="5">
    <w:abstractNumId w:val="19"/>
  </w:num>
  <w:num w:numId="6">
    <w:abstractNumId w:val="20"/>
  </w:num>
  <w:num w:numId="7">
    <w:abstractNumId w:val="22"/>
  </w:num>
  <w:num w:numId="8">
    <w:abstractNumId w:val="24"/>
  </w:num>
  <w:num w:numId="9">
    <w:abstractNumId w:val="27"/>
  </w:num>
  <w:num w:numId="10">
    <w:abstractNumId w:val="12"/>
  </w:num>
  <w:num w:numId="11">
    <w:abstractNumId w:val="3"/>
  </w:num>
  <w:num w:numId="12">
    <w:abstractNumId w:val="23"/>
  </w:num>
  <w:num w:numId="13">
    <w:abstractNumId w:val="25"/>
  </w:num>
  <w:num w:numId="14">
    <w:abstractNumId w:val="15"/>
  </w:num>
  <w:num w:numId="15">
    <w:abstractNumId w:val="8"/>
  </w:num>
  <w:num w:numId="16">
    <w:abstractNumId w:val="13"/>
  </w:num>
  <w:num w:numId="17">
    <w:abstractNumId w:val="16"/>
  </w:num>
  <w:num w:numId="18">
    <w:abstractNumId w:val="26"/>
  </w:num>
  <w:num w:numId="19">
    <w:abstractNumId w:val="23"/>
    <w:lvlOverride w:ilvl="0">
      <w:startOverride w:val="1"/>
    </w:lvlOverride>
  </w:num>
  <w:num w:numId="20">
    <w:abstractNumId w:val="14"/>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7"/>
  </w:num>
  <w:num w:numId="26">
    <w:abstractNumId w:val="5"/>
  </w:num>
  <w:num w:numId="27">
    <w:abstractNumId w:val="18"/>
  </w:num>
  <w:num w:numId="28">
    <w:abstractNumId w:val="2"/>
  </w:num>
  <w:num w:numId="29">
    <w:abstractNumId w:val="9"/>
  </w:num>
  <w:num w:numId="30">
    <w:abstractNumId w:val="11"/>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ush Mohandass">
    <w15:presenceInfo w15:providerId="Windows Live" w15:userId="9262ca3c29d6c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hyphenationZone w:val="283"/>
  <w:doNotHyphenateCaps/>
  <w:clickAndTypeStyle w:val="Body"/>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170">
      <o:colormru v:ext="edit" colors="#b8b308,#002b5c"/>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D8E"/>
    <w:rsid w:val="00041F32"/>
    <w:rsid w:val="00042865"/>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7B6"/>
    <w:rsid w:val="00057DF7"/>
    <w:rsid w:val="00057F50"/>
    <w:rsid w:val="000616FE"/>
    <w:rsid w:val="00061B6F"/>
    <w:rsid w:val="00061C16"/>
    <w:rsid w:val="0006212E"/>
    <w:rsid w:val="00062AD2"/>
    <w:rsid w:val="00062EBD"/>
    <w:rsid w:val="00063457"/>
    <w:rsid w:val="00063561"/>
    <w:rsid w:val="00063685"/>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261A"/>
    <w:rsid w:val="00072793"/>
    <w:rsid w:val="00072B9E"/>
    <w:rsid w:val="00072E92"/>
    <w:rsid w:val="000734CB"/>
    <w:rsid w:val="0007358A"/>
    <w:rsid w:val="00073703"/>
    <w:rsid w:val="000743DF"/>
    <w:rsid w:val="000744D1"/>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91"/>
    <w:rsid w:val="000841A2"/>
    <w:rsid w:val="00085417"/>
    <w:rsid w:val="000855CF"/>
    <w:rsid w:val="00085C80"/>
    <w:rsid w:val="00085D28"/>
    <w:rsid w:val="00086767"/>
    <w:rsid w:val="000868A1"/>
    <w:rsid w:val="0008699E"/>
    <w:rsid w:val="00086D09"/>
    <w:rsid w:val="00086E89"/>
    <w:rsid w:val="0008700B"/>
    <w:rsid w:val="00087705"/>
    <w:rsid w:val="00087B8C"/>
    <w:rsid w:val="00087C03"/>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528"/>
    <w:rsid w:val="000A7B12"/>
    <w:rsid w:val="000A7B1E"/>
    <w:rsid w:val="000B0097"/>
    <w:rsid w:val="000B0722"/>
    <w:rsid w:val="000B1858"/>
    <w:rsid w:val="000B1ECF"/>
    <w:rsid w:val="000B1F78"/>
    <w:rsid w:val="000B258C"/>
    <w:rsid w:val="000B2A07"/>
    <w:rsid w:val="000B2D48"/>
    <w:rsid w:val="000B3397"/>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06"/>
    <w:rsid w:val="000E246E"/>
    <w:rsid w:val="000E283C"/>
    <w:rsid w:val="000E28E5"/>
    <w:rsid w:val="000E35D5"/>
    <w:rsid w:val="000E360E"/>
    <w:rsid w:val="000E3C0B"/>
    <w:rsid w:val="000E4038"/>
    <w:rsid w:val="000E4833"/>
    <w:rsid w:val="000E4917"/>
    <w:rsid w:val="000E4A33"/>
    <w:rsid w:val="000E5133"/>
    <w:rsid w:val="000E5F14"/>
    <w:rsid w:val="000E694E"/>
    <w:rsid w:val="000E6D46"/>
    <w:rsid w:val="000E74FF"/>
    <w:rsid w:val="000F01F8"/>
    <w:rsid w:val="000F03B6"/>
    <w:rsid w:val="000F0406"/>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5AD"/>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851"/>
    <w:rsid w:val="00101F05"/>
    <w:rsid w:val="00102130"/>
    <w:rsid w:val="0010217D"/>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793"/>
    <w:rsid w:val="00113B2E"/>
    <w:rsid w:val="00113C7C"/>
    <w:rsid w:val="00113DA0"/>
    <w:rsid w:val="00113DCC"/>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F30"/>
    <w:rsid w:val="00136A6E"/>
    <w:rsid w:val="00136C3E"/>
    <w:rsid w:val="00136FF1"/>
    <w:rsid w:val="0013720A"/>
    <w:rsid w:val="001373F7"/>
    <w:rsid w:val="00137761"/>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B8D"/>
    <w:rsid w:val="00153E33"/>
    <w:rsid w:val="00153F09"/>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34D"/>
    <w:rsid w:val="00174571"/>
    <w:rsid w:val="001750A1"/>
    <w:rsid w:val="00175736"/>
    <w:rsid w:val="00175781"/>
    <w:rsid w:val="00175935"/>
    <w:rsid w:val="00175ACB"/>
    <w:rsid w:val="0017652E"/>
    <w:rsid w:val="00176857"/>
    <w:rsid w:val="00176874"/>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D5"/>
    <w:rsid w:val="00194E0D"/>
    <w:rsid w:val="0019607F"/>
    <w:rsid w:val="001962DB"/>
    <w:rsid w:val="0019684D"/>
    <w:rsid w:val="00196B85"/>
    <w:rsid w:val="00196C10"/>
    <w:rsid w:val="0019704A"/>
    <w:rsid w:val="00197816"/>
    <w:rsid w:val="00197CC9"/>
    <w:rsid w:val="00197FB5"/>
    <w:rsid w:val="00197FFB"/>
    <w:rsid w:val="001A11C1"/>
    <w:rsid w:val="001A13F6"/>
    <w:rsid w:val="001A1C60"/>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2391"/>
    <w:rsid w:val="001D2445"/>
    <w:rsid w:val="001D250A"/>
    <w:rsid w:val="001D2756"/>
    <w:rsid w:val="001D2BD9"/>
    <w:rsid w:val="001D30D9"/>
    <w:rsid w:val="001D3536"/>
    <w:rsid w:val="001D35B7"/>
    <w:rsid w:val="001D3AAD"/>
    <w:rsid w:val="001D3CD6"/>
    <w:rsid w:val="001D42A5"/>
    <w:rsid w:val="001D461D"/>
    <w:rsid w:val="001D48FE"/>
    <w:rsid w:val="001D5B6C"/>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96C"/>
    <w:rsid w:val="001F6001"/>
    <w:rsid w:val="001F61F0"/>
    <w:rsid w:val="001F69A7"/>
    <w:rsid w:val="001F6CAA"/>
    <w:rsid w:val="001F7753"/>
    <w:rsid w:val="001F7A3C"/>
    <w:rsid w:val="001F7CEB"/>
    <w:rsid w:val="002002A8"/>
    <w:rsid w:val="002003AD"/>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0"/>
    <w:rsid w:val="002055EC"/>
    <w:rsid w:val="0020562C"/>
    <w:rsid w:val="00205B43"/>
    <w:rsid w:val="00205DF9"/>
    <w:rsid w:val="00206493"/>
    <w:rsid w:val="0020655D"/>
    <w:rsid w:val="002065BE"/>
    <w:rsid w:val="00206F85"/>
    <w:rsid w:val="00206FF5"/>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B5"/>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64"/>
    <w:rsid w:val="00240548"/>
    <w:rsid w:val="0024092A"/>
    <w:rsid w:val="0024099A"/>
    <w:rsid w:val="00240A28"/>
    <w:rsid w:val="00240EC6"/>
    <w:rsid w:val="0024154F"/>
    <w:rsid w:val="002420BC"/>
    <w:rsid w:val="00242295"/>
    <w:rsid w:val="002424A6"/>
    <w:rsid w:val="002429CB"/>
    <w:rsid w:val="00242B62"/>
    <w:rsid w:val="00242BBB"/>
    <w:rsid w:val="00242D4A"/>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78C6"/>
    <w:rsid w:val="00257B91"/>
    <w:rsid w:val="002600E5"/>
    <w:rsid w:val="002601CE"/>
    <w:rsid w:val="0026020D"/>
    <w:rsid w:val="002609D3"/>
    <w:rsid w:val="00261321"/>
    <w:rsid w:val="00261566"/>
    <w:rsid w:val="0026190C"/>
    <w:rsid w:val="00261B7C"/>
    <w:rsid w:val="00261C3F"/>
    <w:rsid w:val="00262FBA"/>
    <w:rsid w:val="002634DB"/>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5CB"/>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FA6"/>
    <w:rsid w:val="00291037"/>
    <w:rsid w:val="002912B5"/>
    <w:rsid w:val="002912C1"/>
    <w:rsid w:val="002917EE"/>
    <w:rsid w:val="00291BA5"/>
    <w:rsid w:val="00291D1D"/>
    <w:rsid w:val="0029295A"/>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C7"/>
    <w:rsid w:val="00315F18"/>
    <w:rsid w:val="00316665"/>
    <w:rsid w:val="00316BCE"/>
    <w:rsid w:val="00316E41"/>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5A7"/>
    <w:rsid w:val="003348FD"/>
    <w:rsid w:val="00334B88"/>
    <w:rsid w:val="003350AF"/>
    <w:rsid w:val="00335209"/>
    <w:rsid w:val="00336169"/>
    <w:rsid w:val="003363F8"/>
    <w:rsid w:val="00336997"/>
    <w:rsid w:val="003378C7"/>
    <w:rsid w:val="00337D82"/>
    <w:rsid w:val="00337FC8"/>
    <w:rsid w:val="0034135F"/>
    <w:rsid w:val="00341530"/>
    <w:rsid w:val="00341BC6"/>
    <w:rsid w:val="003420C2"/>
    <w:rsid w:val="003420F5"/>
    <w:rsid w:val="003422C1"/>
    <w:rsid w:val="0034261C"/>
    <w:rsid w:val="0034266A"/>
    <w:rsid w:val="00342793"/>
    <w:rsid w:val="0034282A"/>
    <w:rsid w:val="00343599"/>
    <w:rsid w:val="00343832"/>
    <w:rsid w:val="00344444"/>
    <w:rsid w:val="0034481C"/>
    <w:rsid w:val="00345175"/>
    <w:rsid w:val="003459D7"/>
    <w:rsid w:val="003460D1"/>
    <w:rsid w:val="00346482"/>
    <w:rsid w:val="00346780"/>
    <w:rsid w:val="00346A74"/>
    <w:rsid w:val="00346CAD"/>
    <w:rsid w:val="003478E4"/>
    <w:rsid w:val="00347A4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DB2"/>
    <w:rsid w:val="003617CC"/>
    <w:rsid w:val="00361C6C"/>
    <w:rsid w:val="0036278F"/>
    <w:rsid w:val="00362CAF"/>
    <w:rsid w:val="0036330C"/>
    <w:rsid w:val="003633CD"/>
    <w:rsid w:val="00363A38"/>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B15"/>
    <w:rsid w:val="003A0553"/>
    <w:rsid w:val="003A05F6"/>
    <w:rsid w:val="003A0653"/>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FAD"/>
    <w:rsid w:val="003C0201"/>
    <w:rsid w:val="003C0433"/>
    <w:rsid w:val="003C055E"/>
    <w:rsid w:val="003C0886"/>
    <w:rsid w:val="003C0C2A"/>
    <w:rsid w:val="003C0C2F"/>
    <w:rsid w:val="003C0C40"/>
    <w:rsid w:val="003C14A2"/>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A23"/>
    <w:rsid w:val="003D5A96"/>
    <w:rsid w:val="003D5D67"/>
    <w:rsid w:val="003D5F81"/>
    <w:rsid w:val="003D631A"/>
    <w:rsid w:val="003D6CF2"/>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02"/>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2553"/>
    <w:rsid w:val="00412649"/>
    <w:rsid w:val="00413ED6"/>
    <w:rsid w:val="00413F25"/>
    <w:rsid w:val="00414DD5"/>
    <w:rsid w:val="0041513E"/>
    <w:rsid w:val="004158A4"/>
    <w:rsid w:val="00415907"/>
    <w:rsid w:val="00415919"/>
    <w:rsid w:val="00415AF7"/>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3AE"/>
    <w:rsid w:val="004458E2"/>
    <w:rsid w:val="004459F8"/>
    <w:rsid w:val="00446027"/>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895"/>
    <w:rsid w:val="00454E87"/>
    <w:rsid w:val="004556A6"/>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359"/>
    <w:rsid w:val="004B2B4D"/>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625D"/>
    <w:rsid w:val="004B64CE"/>
    <w:rsid w:val="004B6E11"/>
    <w:rsid w:val="004B6E2A"/>
    <w:rsid w:val="004B732E"/>
    <w:rsid w:val="004B7EFB"/>
    <w:rsid w:val="004C074B"/>
    <w:rsid w:val="004C0F82"/>
    <w:rsid w:val="004C157C"/>
    <w:rsid w:val="004C1743"/>
    <w:rsid w:val="004C1795"/>
    <w:rsid w:val="004C207E"/>
    <w:rsid w:val="004C227E"/>
    <w:rsid w:val="004C2761"/>
    <w:rsid w:val="004C29D9"/>
    <w:rsid w:val="004C2F54"/>
    <w:rsid w:val="004C2F5D"/>
    <w:rsid w:val="004C305E"/>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79B"/>
    <w:rsid w:val="004D1ABD"/>
    <w:rsid w:val="004D21B7"/>
    <w:rsid w:val="004D221D"/>
    <w:rsid w:val="004D2D38"/>
    <w:rsid w:val="004D3666"/>
    <w:rsid w:val="004D3C28"/>
    <w:rsid w:val="004D3D34"/>
    <w:rsid w:val="004D3D55"/>
    <w:rsid w:val="004D40AB"/>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D59"/>
    <w:rsid w:val="00504D5D"/>
    <w:rsid w:val="00505522"/>
    <w:rsid w:val="005055FF"/>
    <w:rsid w:val="0050592A"/>
    <w:rsid w:val="00505A4F"/>
    <w:rsid w:val="00505B47"/>
    <w:rsid w:val="00506043"/>
    <w:rsid w:val="005064FB"/>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905"/>
    <w:rsid w:val="00521D6C"/>
    <w:rsid w:val="00521DAE"/>
    <w:rsid w:val="00521E33"/>
    <w:rsid w:val="005221A3"/>
    <w:rsid w:val="0052288B"/>
    <w:rsid w:val="00522A4E"/>
    <w:rsid w:val="00522B52"/>
    <w:rsid w:val="00522FA3"/>
    <w:rsid w:val="005230F9"/>
    <w:rsid w:val="00523437"/>
    <w:rsid w:val="0052345B"/>
    <w:rsid w:val="0052395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102"/>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3BB"/>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3171"/>
    <w:rsid w:val="005933C4"/>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333"/>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E03B2"/>
    <w:rsid w:val="005E0611"/>
    <w:rsid w:val="005E0CEC"/>
    <w:rsid w:val="005E0E82"/>
    <w:rsid w:val="005E1198"/>
    <w:rsid w:val="005E18AE"/>
    <w:rsid w:val="005E1D4D"/>
    <w:rsid w:val="005E1E16"/>
    <w:rsid w:val="005E21DD"/>
    <w:rsid w:val="005E2369"/>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5C7"/>
    <w:rsid w:val="005F15D1"/>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B74"/>
    <w:rsid w:val="0063229E"/>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D13"/>
    <w:rsid w:val="006421DF"/>
    <w:rsid w:val="00642DAE"/>
    <w:rsid w:val="00642EFE"/>
    <w:rsid w:val="00642F45"/>
    <w:rsid w:val="00643231"/>
    <w:rsid w:val="00643291"/>
    <w:rsid w:val="00643602"/>
    <w:rsid w:val="00643693"/>
    <w:rsid w:val="0064431A"/>
    <w:rsid w:val="00644908"/>
    <w:rsid w:val="00644A5B"/>
    <w:rsid w:val="00645346"/>
    <w:rsid w:val="006455AE"/>
    <w:rsid w:val="006455B4"/>
    <w:rsid w:val="00645A60"/>
    <w:rsid w:val="00645AFA"/>
    <w:rsid w:val="00645C11"/>
    <w:rsid w:val="006464E4"/>
    <w:rsid w:val="00646BEF"/>
    <w:rsid w:val="00646E4E"/>
    <w:rsid w:val="00647426"/>
    <w:rsid w:val="00647572"/>
    <w:rsid w:val="00647612"/>
    <w:rsid w:val="00647FD8"/>
    <w:rsid w:val="0065036E"/>
    <w:rsid w:val="00651253"/>
    <w:rsid w:val="006512E6"/>
    <w:rsid w:val="006514D2"/>
    <w:rsid w:val="00651816"/>
    <w:rsid w:val="00651C27"/>
    <w:rsid w:val="00651E86"/>
    <w:rsid w:val="00651EE5"/>
    <w:rsid w:val="00652522"/>
    <w:rsid w:val="0065261B"/>
    <w:rsid w:val="00652D83"/>
    <w:rsid w:val="00652FAC"/>
    <w:rsid w:val="00653489"/>
    <w:rsid w:val="006536AF"/>
    <w:rsid w:val="006537E7"/>
    <w:rsid w:val="00653C4E"/>
    <w:rsid w:val="006541CD"/>
    <w:rsid w:val="00654625"/>
    <w:rsid w:val="00654C7F"/>
    <w:rsid w:val="00654E74"/>
    <w:rsid w:val="00654EBF"/>
    <w:rsid w:val="006554EE"/>
    <w:rsid w:val="00655A5D"/>
    <w:rsid w:val="00655B51"/>
    <w:rsid w:val="00655DF1"/>
    <w:rsid w:val="00655E93"/>
    <w:rsid w:val="0065682D"/>
    <w:rsid w:val="00656B7A"/>
    <w:rsid w:val="00657283"/>
    <w:rsid w:val="0065733C"/>
    <w:rsid w:val="00657AD4"/>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AAC"/>
    <w:rsid w:val="00675B41"/>
    <w:rsid w:val="00675D62"/>
    <w:rsid w:val="00675E02"/>
    <w:rsid w:val="00675F04"/>
    <w:rsid w:val="0067626C"/>
    <w:rsid w:val="006764FE"/>
    <w:rsid w:val="0067672D"/>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A8A"/>
    <w:rsid w:val="00694D69"/>
    <w:rsid w:val="006951F8"/>
    <w:rsid w:val="00695557"/>
    <w:rsid w:val="006955B8"/>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099"/>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5DE"/>
    <w:rsid w:val="006F20E5"/>
    <w:rsid w:val="006F2438"/>
    <w:rsid w:val="006F24EE"/>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737"/>
    <w:rsid w:val="00705A83"/>
    <w:rsid w:val="00705BE2"/>
    <w:rsid w:val="007062C1"/>
    <w:rsid w:val="00706643"/>
    <w:rsid w:val="007067D4"/>
    <w:rsid w:val="00707046"/>
    <w:rsid w:val="007079C4"/>
    <w:rsid w:val="00707B8A"/>
    <w:rsid w:val="00707C29"/>
    <w:rsid w:val="00710163"/>
    <w:rsid w:val="00710E14"/>
    <w:rsid w:val="00710F7A"/>
    <w:rsid w:val="007111CE"/>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3A7"/>
    <w:rsid w:val="007258F7"/>
    <w:rsid w:val="007260A3"/>
    <w:rsid w:val="007268CF"/>
    <w:rsid w:val="007268D1"/>
    <w:rsid w:val="00726BB5"/>
    <w:rsid w:val="00726C54"/>
    <w:rsid w:val="00726D6D"/>
    <w:rsid w:val="007276A6"/>
    <w:rsid w:val="00727754"/>
    <w:rsid w:val="00727D24"/>
    <w:rsid w:val="007307BC"/>
    <w:rsid w:val="00730ACF"/>
    <w:rsid w:val="00730AF1"/>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D0B"/>
    <w:rsid w:val="007472DB"/>
    <w:rsid w:val="0075027E"/>
    <w:rsid w:val="00750320"/>
    <w:rsid w:val="0075084D"/>
    <w:rsid w:val="00750A79"/>
    <w:rsid w:val="00750BE3"/>
    <w:rsid w:val="007510A7"/>
    <w:rsid w:val="00751100"/>
    <w:rsid w:val="007517C2"/>
    <w:rsid w:val="007517EC"/>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E6F"/>
    <w:rsid w:val="00757126"/>
    <w:rsid w:val="007576EB"/>
    <w:rsid w:val="00757BCB"/>
    <w:rsid w:val="00760074"/>
    <w:rsid w:val="007602A1"/>
    <w:rsid w:val="007603BE"/>
    <w:rsid w:val="00760415"/>
    <w:rsid w:val="007606BE"/>
    <w:rsid w:val="00760AEA"/>
    <w:rsid w:val="00760E2F"/>
    <w:rsid w:val="00760F18"/>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36E8"/>
    <w:rsid w:val="007738EE"/>
    <w:rsid w:val="00774380"/>
    <w:rsid w:val="00774A03"/>
    <w:rsid w:val="00774A7D"/>
    <w:rsid w:val="00774B1E"/>
    <w:rsid w:val="007750BD"/>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734B"/>
    <w:rsid w:val="00787861"/>
    <w:rsid w:val="00787880"/>
    <w:rsid w:val="00787957"/>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2378"/>
    <w:rsid w:val="008526F6"/>
    <w:rsid w:val="00852913"/>
    <w:rsid w:val="00852D38"/>
    <w:rsid w:val="0085363F"/>
    <w:rsid w:val="00853B0A"/>
    <w:rsid w:val="00853C13"/>
    <w:rsid w:val="00854164"/>
    <w:rsid w:val="00854398"/>
    <w:rsid w:val="0085465D"/>
    <w:rsid w:val="00854DC3"/>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343C"/>
    <w:rsid w:val="008B3BE3"/>
    <w:rsid w:val="008B3EAD"/>
    <w:rsid w:val="008B461F"/>
    <w:rsid w:val="008B4D3D"/>
    <w:rsid w:val="008B51EF"/>
    <w:rsid w:val="008B52F2"/>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27F6"/>
    <w:rsid w:val="008E31F9"/>
    <w:rsid w:val="008E391A"/>
    <w:rsid w:val="008E3E0F"/>
    <w:rsid w:val="008E4B91"/>
    <w:rsid w:val="008E4E6C"/>
    <w:rsid w:val="008E5BF0"/>
    <w:rsid w:val="008E5E08"/>
    <w:rsid w:val="008E6473"/>
    <w:rsid w:val="008E652D"/>
    <w:rsid w:val="008E65BA"/>
    <w:rsid w:val="008E6F17"/>
    <w:rsid w:val="008E7019"/>
    <w:rsid w:val="008E719C"/>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8EC"/>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F17"/>
    <w:rsid w:val="00905FFF"/>
    <w:rsid w:val="0090696F"/>
    <w:rsid w:val="00906982"/>
    <w:rsid w:val="009072D1"/>
    <w:rsid w:val="00910187"/>
    <w:rsid w:val="0091047F"/>
    <w:rsid w:val="00910F89"/>
    <w:rsid w:val="00911548"/>
    <w:rsid w:val="009115F7"/>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CA6"/>
    <w:rsid w:val="00920F0E"/>
    <w:rsid w:val="00921474"/>
    <w:rsid w:val="009215EF"/>
    <w:rsid w:val="00921891"/>
    <w:rsid w:val="00921A03"/>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8B5"/>
    <w:rsid w:val="00961C3D"/>
    <w:rsid w:val="00961ED9"/>
    <w:rsid w:val="009623E0"/>
    <w:rsid w:val="0096242E"/>
    <w:rsid w:val="0096269C"/>
    <w:rsid w:val="0096278C"/>
    <w:rsid w:val="009628EF"/>
    <w:rsid w:val="00962A6E"/>
    <w:rsid w:val="009630FE"/>
    <w:rsid w:val="00963392"/>
    <w:rsid w:val="009633E1"/>
    <w:rsid w:val="009636EA"/>
    <w:rsid w:val="0096435D"/>
    <w:rsid w:val="00964494"/>
    <w:rsid w:val="009655DB"/>
    <w:rsid w:val="009663EC"/>
    <w:rsid w:val="0096644D"/>
    <w:rsid w:val="00966526"/>
    <w:rsid w:val="0096658D"/>
    <w:rsid w:val="009666DE"/>
    <w:rsid w:val="00966876"/>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50B"/>
    <w:rsid w:val="009A054B"/>
    <w:rsid w:val="009A0681"/>
    <w:rsid w:val="009A0721"/>
    <w:rsid w:val="009A0730"/>
    <w:rsid w:val="009A0862"/>
    <w:rsid w:val="009A10FF"/>
    <w:rsid w:val="009A1A85"/>
    <w:rsid w:val="009A1BB8"/>
    <w:rsid w:val="009A1CB1"/>
    <w:rsid w:val="009A1E01"/>
    <w:rsid w:val="009A24EC"/>
    <w:rsid w:val="009A3204"/>
    <w:rsid w:val="009A3757"/>
    <w:rsid w:val="009A3843"/>
    <w:rsid w:val="009A3E18"/>
    <w:rsid w:val="009A401C"/>
    <w:rsid w:val="009A4351"/>
    <w:rsid w:val="009A44A8"/>
    <w:rsid w:val="009A5022"/>
    <w:rsid w:val="009A56FE"/>
    <w:rsid w:val="009A57D5"/>
    <w:rsid w:val="009A59B4"/>
    <w:rsid w:val="009A6908"/>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1AE"/>
    <w:rsid w:val="00A006D1"/>
    <w:rsid w:val="00A00BBB"/>
    <w:rsid w:val="00A00D5B"/>
    <w:rsid w:val="00A00DDD"/>
    <w:rsid w:val="00A00EA1"/>
    <w:rsid w:val="00A016BA"/>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4506"/>
    <w:rsid w:val="00A346DA"/>
    <w:rsid w:val="00A34F14"/>
    <w:rsid w:val="00A35376"/>
    <w:rsid w:val="00A354C0"/>
    <w:rsid w:val="00A3551B"/>
    <w:rsid w:val="00A35545"/>
    <w:rsid w:val="00A355F7"/>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65A"/>
    <w:rsid w:val="00A808B0"/>
    <w:rsid w:val="00A80C68"/>
    <w:rsid w:val="00A80C81"/>
    <w:rsid w:val="00A80C8C"/>
    <w:rsid w:val="00A810B9"/>
    <w:rsid w:val="00A816DA"/>
    <w:rsid w:val="00A81CD6"/>
    <w:rsid w:val="00A81F56"/>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DDB"/>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83F"/>
    <w:rsid w:val="00AD3AC3"/>
    <w:rsid w:val="00AD4534"/>
    <w:rsid w:val="00AD4A36"/>
    <w:rsid w:val="00AD4CC5"/>
    <w:rsid w:val="00AD4FBF"/>
    <w:rsid w:val="00AD544E"/>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CBA"/>
    <w:rsid w:val="00AF5210"/>
    <w:rsid w:val="00AF5FEB"/>
    <w:rsid w:val="00AF62CB"/>
    <w:rsid w:val="00AF686A"/>
    <w:rsid w:val="00AF6C6A"/>
    <w:rsid w:val="00AF6C7F"/>
    <w:rsid w:val="00AF6EBD"/>
    <w:rsid w:val="00AF747E"/>
    <w:rsid w:val="00AF794B"/>
    <w:rsid w:val="00AF7A84"/>
    <w:rsid w:val="00AF7BD8"/>
    <w:rsid w:val="00AF7DF3"/>
    <w:rsid w:val="00B002C4"/>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C"/>
    <w:rsid w:val="00B150CC"/>
    <w:rsid w:val="00B150FD"/>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75C"/>
    <w:rsid w:val="00B23D83"/>
    <w:rsid w:val="00B241E0"/>
    <w:rsid w:val="00B2462B"/>
    <w:rsid w:val="00B25153"/>
    <w:rsid w:val="00B25A60"/>
    <w:rsid w:val="00B25BED"/>
    <w:rsid w:val="00B25CCD"/>
    <w:rsid w:val="00B26016"/>
    <w:rsid w:val="00B2758A"/>
    <w:rsid w:val="00B27BC9"/>
    <w:rsid w:val="00B30078"/>
    <w:rsid w:val="00B300B3"/>
    <w:rsid w:val="00B30429"/>
    <w:rsid w:val="00B3063F"/>
    <w:rsid w:val="00B30B6E"/>
    <w:rsid w:val="00B30C1E"/>
    <w:rsid w:val="00B3102E"/>
    <w:rsid w:val="00B310E2"/>
    <w:rsid w:val="00B312C5"/>
    <w:rsid w:val="00B31334"/>
    <w:rsid w:val="00B3141E"/>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4A5"/>
    <w:rsid w:val="00B4374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533"/>
    <w:rsid w:val="00B676AA"/>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C6E"/>
    <w:rsid w:val="00B77180"/>
    <w:rsid w:val="00B7722A"/>
    <w:rsid w:val="00B77703"/>
    <w:rsid w:val="00B77BE0"/>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740"/>
    <w:rsid w:val="00BB3ADE"/>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B07"/>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458"/>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C4"/>
    <w:rsid w:val="00C034AD"/>
    <w:rsid w:val="00C03827"/>
    <w:rsid w:val="00C041F6"/>
    <w:rsid w:val="00C04440"/>
    <w:rsid w:val="00C045DF"/>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143"/>
    <w:rsid w:val="00C112F6"/>
    <w:rsid w:val="00C1200D"/>
    <w:rsid w:val="00C123A7"/>
    <w:rsid w:val="00C12482"/>
    <w:rsid w:val="00C1266A"/>
    <w:rsid w:val="00C126B7"/>
    <w:rsid w:val="00C1296B"/>
    <w:rsid w:val="00C12FBB"/>
    <w:rsid w:val="00C130A5"/>
    <w:rsid w:val="00C14B73"/>
    <w:rsid w:val="00C1542F"/>
    <w:rsid w:val="00C1547C"/>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CFE"/>
    <w:rsid w:val="00C40D62"/>
    <w:rsid w:val="00C40EFD"/>
    <w:rsid w:val="00C40F3E"/>
    <w:rsid w:val="00C40F68"/>
    <w:rsid w:val="00C40F73"/>
    <w:rsid w:val="00C416FD"/>
    <w:rsid w:val="00C419F0"/>
    <w:rsid w:val="00C41B9B"/>
    <w:rsid w:val="00C41DD3"/>
    <w:rsid w:val="00C42340"/>
    <w:rsid w:val="00C4348C"/>
    <w:rsid w:val="00C43A94"/>
    <w:rsid w:val="00C43D0B"/>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BE9"/>
    <w:rsid w:val="00C86F95"/>
    <w:rsid w:val="00C871EB"/>
    <w:rsid w:val="00C8774E"/>
    <w:rsid w:val="00C87BFE"/>
    <w:rsid w:val="00C87C1B"/>
    <w:rsid w:val="00C9083E"/>
    <w:rsid w:val="00C90FFB"/>
    <w:rsid w:val="00C91000"/>
    <w:rsid w:val="00C91291"/>
    <w:rsid w:val="00C91331"/>
    <w:rsid w:val="00C924F6"/>
    <w:rsid w:val="00C93029"/>
    <w:rsid w:val="00C93375"/>
    <w:rsid w:val="00C93F69"/>
    <w:rsid w:val="00C93FB8"/>
    <w:rsid w:val="00C9416A"/>
    <w:rsid w:val="00C94729"/>
    <w:rsid w:val="00C94BCE"/>
    <w:rsid w:val="00C95128"/>
    <w:rsid w:val="00C95502"/>
    <w:rsid w:val="00C95C9B"/>
    <w:rsid w:val="00C96085"/>
    <w:rsid w:val="00C960D0"/>
    <w:rsid w:val="00C9666A"/>
    <w:rsid w:val="00C96A7E"/>
    <w:rsid w:val="00C96A86"/>
    <w:rsid w:val="00C96D99"/>
    <w:rsid w:val="00C96EC6"/>
    <w:rsid w:val="00C97029"/>
    <w:rsid w:val="00C971E1"/>
    <w:rsid w:val="00C97C52"/>
    <w:rsid w:val="00CA04FD"/>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2AC"/>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4041E"/>
    <w:rsid w:val="00D40DC4"/>
    <w:rsid w:val="00D40E7E"/>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DF9"/>
    <w:rsid w:val="00D77051"/>
    <w:rsid w:val="00D77117"/>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00D"/>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4E1"/>
    <w:rsid w:val="00E4389B"/>
    <w:rsid w:val="00E4396A"/>
    <w:rsid w:val="00E43CDA"/>
    <w:rsid w:val="00E43E27"/>
    <w:rsid w:val="00E440B5"/>
    <w:rsid w:val="00E44327"/>
    <w:rsid w:val="00E44D06"/>
    <w:rsid w:val="00E4521D"/>
    <w:rsid w:val="00E454AF"/>
    <w:rsid w:val="00E454FF"/>
    <w:rsid w:val="00E4561C"/>
    <w:rsid w:val="00E4565D"/>
    <w:rsid w:val="00E456B8"/>
    <w:rsid w:val="00E46978"/>
    <w:rsid w:val="00E474D0"/>
    <w:rsid w:val="00E479A2"/>
    <w:rsid w:val="00E50776"/>
    <w:rsid w:val="00E509BA"/>
    <w:rsid w:val="00E509D2"/>
    <w:rsid w:val="00E50B3F"/>
    <w:rsid w:val="00E50D5F"/>
    <w:rsid w:val="00E515B8"/>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23DB"/>
    <w:rsid w:val="00E824C7"/>
    <w:rsid w:val="00E82C96"/>
    <w:rsid w:val="00E82CC9"/>
    <w:rsid w:val="00E83387"/>
    <w:rsid w:val="00E835A0"/>
    <w:rsid w:val="00E83738"/>
    <w:rsid w:val="00E84396"/>
    <w:rsid w:val="00E844A7"/>
    <w:rsid w:val="00E85250"/>
    <w:rsid w:val="00E8548E"/>
    <w:rsid w:val="00E85960"/>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9A6"/>
    <w:rsid w:val="00E93C57"/>
    <w:rsid w:val="00E94BBE"/>
    <w:rsid w:val="00E94DE4"/>
    <w:rsid w:val="00E94E02"/>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45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5347"/>
    <w:rsid w:val="00EE53C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3024"/>
    <w:rsid w:val="00EF32CC"/>
    <w:rsid w:val="00EF342E"/>
    <w:rsid w:val="00EF369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10"/>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E1F"/>
    <w:rsid w:val="00F10EB5"/>
    <w:rsid w:val="00F11258"/>
    <w:rsid w:val="00F1183A"/>
    <w:rsid w:val="00F129B5"/>
    <w:rsid w:val="00F12C39"/>
    <w:rsid w:val="00F12D71"/>
    <w:rsid w:val="00F13744"/>
    <w:rsid w:val="00F14134"/>
    <w:rsid w:val="00F1469F"/>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14F7"/>
    <w:rsid w:val="00F21673"/>
    <w:rsid w:val="00F218DA"/>
    <w:rsid w:val="00F21900"/>
    <w:rsid w:val="00F21D1A"/>
    <w:rsid w:val="00F22338"/>
    <w:rsid w:val="00F228A6"/>
    <w:rsid w:val="00F22E3A"/>
    <w:rsid w:val="00F238F8"/>
    <w:rsid w:val="00F23EDB"/>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DDD"/>
    <w:rsid w:val="00F60066"/>
    <w:rsid w:val="00F6016F"/>
    <w:rsid w:val="00F6098B"/>
    <w:rsid w:val="00F61431"/>
    <w:rsid w:val="00F614F2"/>
    <w:rsid w:val="00F61BB9"/>
    <w:rsid w:val="00F624E9"/>
    <w:rsid w:val="00F628E0"/>
    <w:rsid w:val="00F6356B"/>
    <w:rsid w:val="00F63731"/>
    <w:rsid w:val="00F63A65"/>
    <w:rsid w:val="00F63D6F"/>
    <w:rsid w:val="00F643EB"/>
    <w:rsid w:val="00F64444"/>
    <w:rsid w:val="00F64D46"/>
    <w:rsid w:val="00F64ED5"/>
    <w:rsid w:val="00F65D1A"/>
    <w:rsid w:val="00F66054"/>
    <w:rsid w:val="00F66383"/>
    <w:rsid w:val="00F66D0F"/>
    <w:rsid w:val="00F66E64"/>
    <w:rsid w:val="00F66E98"/>
    <w:rsid w:val="00F672C1"/>
    <w:rsid w:val="00F67548"/>
    <w:rsid w:val="00F6765C"/>
    <w:rsid w:val="00F67FFA"/>
    <w:rsid w:val="00F70915"/>
    <w:rsid w:val="00F70953"/>
    <w:rsid w:val="00F71939"/>
    <w:rsid w:val="00F71B03"/>
    <w:rsid w:val="00F71D68"/>
    <w:rsid w:val="00F72001"/>
    <w:rsid w:val="00F721C0"/>
    <w:rsid w:val="00F72323"/>
    <w:rsid w:val="00F7246E"/>
    <w:rsid w:val="00F7254D"/>
    <w:rsid w:val="00F7256E"/>
    <w:rsid w:val="00F725A6"/>
    <w:rsid w:val="00F729AA"/>
    <w:rsid w:val="00F72B77"/>
    <w:rsid w:val="00F72B81"/>
    <w:rsid w:val="00F72E73"/>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6F24"/>
    <w:rsid w:val="00FC70DA"/>
    <w:rsid w:val="00FC73AC"/>
    <w:rsid w:val="00FC73F0"/>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0">
      <o:colormru v:ext="edit" colors="#b8b308,#002b5c"/>
    </o:shapedefaults>
    <o:shapelayout v:ext="edit">
      <o:idmap v:ext="edit" data="1"/>
    </o:shapelayout>
  </w:shapeDefaults>
  <w:decimalSymbol w:val="."/>
  <w:listSeparator w:val=","/>
  <w14:docId w14:val="275409AF"/>
  <w15:docId w15:val="{EA594B52-4776-4E68-ACC7-FE104DC3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DBC"/>
  </w:style>
  <w:style w:type="paragraph" w:styleId="Heading1">
    <w:name w:val="heading 1"/>
    <w:basedOn w:val="Normal"/>
    <w:next w:val="Normal"/>
    <w:link w:val="Heading1Char"/>
    <w:qFormat/>
    <w:rsid w:val="00652FAC"/>
    <w:pPr>
      <w:pageBreakBefore/>
      <w:numPr>
        <w:numId w:val="15"/>
      </w:numPr>
      <w:pBdr>
        <w:bottom w:val="single" w:sz="4" w:space="1" w:color="auto"/>
      </w:pBdr>
      <w:spacing w:before="240" w:after="240" w:line="640" w:lineRule="exact"/>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4E17A8"/>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nhideWhenUsed/>
    <w:qFormat/>
    <w:rsid w:val="004E17A8"/>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uiPriority w:val="99"/>
    <w:rsid w:val="00EE60CC"/>
    <w:pPr>
      <w:tabs>
        <w:tab w:val="right" w:pos="9360"/>
      </w:tabs>
    </w:pPr>
    <w:rPr>
      <w:rFonts w:ascii="Arial" w:hAnsi="Arial"/>
      <w:sz w:val="16"/>
      <w:szCs w:val="16"/>
    </w:rPr>
  </w:style>
  <w:style w:type="character" w:customStyle="1" w:styleId="FooterChar">
    <w:name w:val="Footer Char"/>
    <w:basedOn w:val="DefaultParagraphFont"/>
    <w:link w:val="Footer"/>
    <w:uiPriority w:val="99"/>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nhideWhenUsed/>
    <w:qFormat/>
    <w:rsid w:val="004E17A8"/>
    <w:pPr>
      <w:spacing w:after="200" w:line="240" w:lineRule="auto"/>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character" w:customStyle="1" w:styleId="Heading1Char">
    <w:name w:val="Heading 1 Char"/>
    <w:basedOn w:val="DefaultParagraphFont"/>
    <w:link w:val="Heading1"/>
    <w:rsid w:val="00652F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Title">
    <w:name w:val="Document Title"/>
    <w:next w:val="Body"/>
    <w:rsid w:val="00B67533"/>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67533"/>
    <w:pPr>
      <w:spacing w:before="360"/>
    </w:pPr>
    <w:rPr>
      <w:i/>
      <w:sz w:val="36"/>
    </w:rPr>
  </w:style>
  <w:style w:type="paragraph" w:customStyle="1" w:styleId="Heading2nonumber">
    <w:name w:val="Heading 2 no number"/>
    <w:basedOn w:val="Heading2"/>
    <w:next w:val="Body"/>
    <w:rsid w:val="00B67533"/>
    <w:pPr>
      <w:numPr>
        <w:ilvl w:val="0"/>
        <w:numId w:val="0"/>
      </w:numPr>
      <w:suppressLineNumbers/>
      <w:outlineLvl w:val="9"/>
    </w:pPr>
  </w:style>
  <w:style w:type="paragraph" w:customStyle="1" w:styleId="DocumentRevision">
    <w:name w:val="Document Revision"/>
    <w:basedOn w:val="Body"/>
    <w:qFormat/>
    <w:rsid w:val="00316E41"/>
    <w:pPr>
      <w:tabs>
        <w:tab w:val="clear" w:pos="2700"/>
        <w:tab w:val="left" w:pos="1440"/>
        <w:tab w:val="left" w:pos="2160"/>
      </w:tabs>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96024699">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netspeedsystems.com" TargetMode="External"/><Relationship Id="rId13" Type="http://schemas.openxmlformats.org/officeDocument/2006/relationships/oleObject" Target="embeddings/Microsoft_Visio_2003-2010_Drawing2222222.vsd"/><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www.netspeedsystem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111111.vsd"/><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netspeedsystem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55614-FECA-4B73-8648-7987B9CB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Template>
  <TotalTime>0</TotalTime>
  <Pages>29</Pages>
  <Words>4600</Words>
  <Characters>26223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30762</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creator>Eric</dc:creator>
  <cp:lastModifiedBy>Anush Mohandass</cp:lastModifiedBy>
  <cp:revision>2</cp:revision>
  <cp:lastPrinted>2015-10-30T20:45:00Z</cp:lastPrinted>
  <dcterms:created xsi:type="dcterms:W3CDTF">2016-04-16T16:56:00Z</dcterms:created>
  <dcterms:modified xsi:type="dcterms:W3CDTF">2016-04-16T16:56:00Z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